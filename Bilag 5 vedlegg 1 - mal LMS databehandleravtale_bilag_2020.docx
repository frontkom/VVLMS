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775B4" w14:textId="73363C6E" w:rsidR="004C4EE5" w:rsidRPr="002D52ED" w:rsidRDefault="004C4EE5">
      <w:pPr>
        <w:spacing w:after="160" w:line="259" w:lineRule="auto"/>
        <w:rPr>
          <w:b/>
          <w:caps/>
          <w:sz w:val="36"/>
          <w:szCs w:val="36"/>
        </w:rPr>
      </w:pPr>
      <w:r w:rsidRPr="002D52ED">
        <w:rPr>
          <w:b/>
          <w:caps/>
          <w:sz w:val="36"/>
          <w:szCs w:val="36"/>
        </w:rPr>
        <w:t>Bilag til Databehandleravtalen</w:t>
      </w:r>
    </w:p>
    <w:p w14:paraId="605C9C17" w14:textId="77777777" w:rsidR="004C4EE5" w:rsidRDefault="004C4EE5">
      <w:pPr>
        <w:spacing w:after="160" w:line="259" w:lineRule="auto"/>
        <w:rPr>
          <w:b/>
          <w:caps/>
        </w:rPr>
      </w:pPr>
    </w:p>
    <w:p w14:paraId="48BFC111" w14:textId="77777777" w:rsidR="004C4EE5" w:rsidRDefault="004C4EE5">
      <w:pPr>
        <w:spacing w:after="160" w:line="259" w:lineRule="auto"/>
        <w:rPr>
          <w:b/>
          <w:caps/>
        </w:rPr>
      </w:pPr>
    </w:p>
    <w:p w14:paraId="446DD0A6" w14:textId="77777777" w:rsidR="004C4EE5" w:rsidRDefault="004C4EE5">
      <w:pPr>
        <w:spacing w:after="160" w:line="259" w:lineRule="auto"/>
        <w:rPr>
          <w:b/>
          <w:caps/>
        </w:rPr>
      </w:pPr>
      <w:r>
        <w:rPr>
          <w:b/>
          <w:caps/>
        </w:rPr>
        <w:t>Dette dokument består av følgende Bilag:</w:t>
      </w:r>
    </w:p>
    <w:p w14:paraId="0DC0E3E7" w14:textId="77777777" w:rsidR="004C4EE5" w:rsidRDefault="004C4EE5">
      <w:pPr>
        <w:spacing w:after="160" w:line="259" w:lineRule="auto"/>
        <w:rPr>
          <w:b/>
          <w:caps/>
        </w:rPr>
      </w:pPr>
    </w:p>
    <w:p w14:paraId="1224FED3" w14:textId="77777777" w:rsidR="004C4EE5" w:rsidRDefault="004C4EE5">
      <w:pPr>
        <w:spacing w:after="160" w:line="259" w:lineRule="auto"/>
        <w:rPr>
          <w:b/>
          <w:caps/>
        </w:rPr>
      </w:pPr>
    </w:p>
    <w:p w14:paraId="2100C026" w14:textId="7E7674E1" w:rsidR="004C4EE5" w:rsidRDefault="004C4EE5">
      <w:pPr>
        <w:spacing w:after="160" w:line="259" w:lineRule="auto"/>
        <w:rPr>
          <w:b/>
          <w:caps/>
        </w:rPr>
      </w:pPr>
      <w:r>
        <w:rPr>
          <w:b/>
          <w:caps/>
        </w:rPr>
        <w:t>Bilag a – Opplysninger om behandlingen</w:t>
      </w:r>
    </w:p>
    <w:p w14:paraId="6F2AB1F6" w14:textId="05DB9C70" w:rsidR="004C4EE5" w:rsidRDefault="004C4EE5">
      <w:pPr>
        <w:spacing w:after="160" w:line="259" w:lineRule="auto"/>
        <w:rPr>
          <w:b/>
          <w:caps/>
        </w:rPr>
      </w:pPr>
      <w:r>
        <w:rPr>
          <w:b/>
          <w:caps/>
        </w:rPr>
        <w:t>Bilag b</w:t>
      </w:r>
      <w:r w:rsidR="00B13497">
        <w:rPr>
          <w:b/>
          <w:caps/>
        </w:rPr>
        <w:t xml:space="preserve"> - </w:t>
      </w:r>
      <w:r w:rsidR="00B13497" w:rsidRPr="00B13497">
        <w:rPr>
          <w:b/>
          <w:caps/>
        </w:rPr>
        <w:t xml:space="preserve">BETINGELSER FOR DATABEHANDLERENS BRUK AV </w:t>
      </w:r>
      <w:r w:rsidR="00697211">
        <w:rPr>
          <w:b/>
          <w:caps/>
        </w:rPr>
        <w:t>UNDERDATABEHANDLERE</w:t>
      </w:r>
    </w:p>
    <w:p w14:paraId="3D2F561D" w14:textId="77777777" w:rsidR="002E26C1" w:rsidRDefault="004C4EE5">
      <w:pPr>
        <w:spacing w:after="160" w:line="259" w:lineRule="auto"/>
        <w:rPr>
          <w:b/>
          <w:caps/>
        </w:rPr>
      </w:pPr>
      <w:r>
        <w:rPr>
          <w:b/>
          <w:caps/>
        </w:rPr>
        <w:t>Bilag C</w:t>
      </w:r>
      <w:r w:rsidR="00B56E86">
        <w:rPr>
          <w:b/>
          <w:caps/>
        </w:rPr>
        <w:t xml:space="preserve"> -</w:t>
      </w:r>
      <w:r w:rsidR="00E951C4">
        <w:rPr>
          <w:b/>
          <w:caps/>
        </w:rPr>
        <w:t xml:space="preserve"> </w:t>
      </w:r>
      <w:r w:rsidR="003F7DA1" w:rsidRPr="003F7DA1">
        <w:rPr>
          <w:b/>
          <w:caps/>
        </w:rPr>
        <w:t xml:space="preserve">Instruks vedrørende behandling av personopplysninger </w:t>
      </w:r>
    </w:p>
    <w:p w14:paraId="57A0FD90" w14:textId="1A1103B0" w:rsidR="004C4EE5" w:rsidRDefault="004C4EE5">
      <w:pPr>
        <w:spacing w:after="160" w:line="259" w:lineRule="auto"/>
        <w:rPr>
          <w:b/>
          <w:caps/>
        </w:rPr>
      </w:pPr>
      <w:r>
        <w:rPr>
          <w:b/>
          <w:caps/>
        </w:rPr>
        <w:t>Bilag D</w:t>
      </w:r>
      <w:r w:rsidR="003F7DA1" w:rsidRPr="003F7DA1">
        <w:rPr>
          <w:b/>
          <w:caps/>
        </w:rPr>
        <w:t xml:space="preserve"> </w:t>
      </w:r>
      <w:r w:rsidR="003F7DA1">
        <w:rPr>
          <w:b/>
          <w:caps/>
        </w:rPr>
        <w:t xml:space="preserve">- Endringer </w:t>
      </w:r>
      <w:r w:rsidR="00A56172">
        <w:rPr>
          <w:b/>
          <w:caps/>
        </w:rPr>
        <w:t>til databehandleravtalen</w:t>
      </w:r>
      <w:r w:rsidR="006851A9">
        <w:rPr>
          <w:b/>
          <w:caps/>
        </w:rPr>
        <w:t>s standardtekst og endringer</w:t>
      </w:r>
      <w:r w:rsidR="003F7DA1">
        <w:rPr>
          <w:b/>
          <w:caps/>
        </w:rPr>
        <w:t xml:space="preserve"> etter avtaleinngåelse</w:t>
      </w:r>
      <w:r w:rsidR="006851A9">
        <w:rPr>
          <w:b/>
          <w:caps/>
        </w:rPr>
        <w:t>n</w:t>
      </w:r>
    </w:p>
    <w:p w14:paraId="243E8517" w14:textId="5962654F" w:rsidR="004C4EE5" w:rsidRDefault="004C4EE5">
      <w:pPr>
        <w:spacing w:after="160" w:line="259" w:lineRule="auto"/>
        <w:rPr>
          <w:b/>
          <w:caps/>
        </w:rPr>
      </w:pPr>
      <w:r>
        <w:rPr>
          <w:b/>
          <w:caps/>
        </w:rPr>
        <w:br w:type="page"/>
      </w:r>
    </w:p>
    <w:p w14:paraId="2D6C0D12" w14:textId="6FB84A3C" w:rsidR="00F13CAA" w:rsidRDefault="00A57F07">
      <w:pPr>
        <w:pStyle w:val="TOC1"/>
        <w:tabs>
          <w:tab w:val="left" w:pos="480"/>
          <w:tab w:val="right" w:leader="dot" w:pos="9062"/>
        </w:tabs>
        <w:rPr>
          <w:rFonts w:eastAsiaTheme="minorEastAsia" w:cstheme="minorBidi"/>
          <w:noProof/>
          <w:kern w:val="2"/>
          <w:szCs w:val="24"/>
          <w14:ligatures w14:val="standardContextual"/>
        </w:rPr>
      </w:pPr>
      <w:r w:rsidRPr="00BB0BB4">
        <w:rPr>
          <w:bCs/>
          <w:caps/>
          <w:sz w:val="22"/>
          <w:szCs w:val="22"/>
        </w:rPr>
        <w:fldChar w:fldCharType="begin"/>
      </w:r>
      <w:r w:rsidRPr="00BB0BB4">
        <w:rPr>
          <w:bCs/>
          <w:caps/>
          <w:sz w:val="22"/>
          <w:szCs w:val="22"/>
        </w:rPr>
        <w:instrText xml:space="preserve"> TOC \o "1-4" \h \z \u </w:instrText>
      </w:r>
      <w:r w:rsidRPr="00BB0BB4">
        <w:rPr>
          <w:bCs/>
          <w:caps/>
          <w:sz w:val="22"/>
          <w:szCs w:val="22"/>
        </w:rPr>
        <w:fldChar w:fldCharType="separate"/>
      </w:r>
      <w:hyperlink w:anchor="_Toc192247768" w:history="1">
        <w:r w:rsidR="00F13CAA" w:rsidRPr="00A80398">
          <w:rPr>
            <w:rStyle w:val="Hyperlink"/>
            <w:noProof/>
          </w:rPr>
          <w:t>A.</w:t>
        </w:r>
        <w:r w:rsidR="00F13CAA">
          <w:rPr>
            <w:rFonts w:eastAsiaTheme="minorEastAsia" w:cstheme="minorBidi"/>
            <w:noProof/>
            <w:kern w:val="2"/>
            <w:szCs w:val="24"/>
            <w14:ligatures w14:val="standardContextual"/>
          </w:rPr>
          <w:tab/>
        </w:r>
        <w:r w:rsidR="00F13CAA" w:rsidRPr="00A80398">
          <w:rPr>
            <w:rStyle w:val="Hyperlink"/>
            <w:noProof/>
          </w:rPr>
          <w:t>Opplysninger om behandlingen</w:t>
        </w:r>
        <w:r w:rsidR="00F13CAA">
          <w:rPr>
            <w:noProof/>
            <w:webHidden/>
          </w:rPr>
          <w:tab/>
        </w:r>
        <w:r w:rsidR="00F13CAA">
          <w:rPr>
            <w:noProof/>
            <w:webHidden/>
          </w:rPr>
          <w:fldChar w:fldCharType="begin"/>
        </w:r>
        <w:r w:rsidR="00F13CAA">
          <w:rPr>
            <w:noProof/>
            <w:webHidden/>
          </w:rPr>
          <w:instrText xml:space="preserve"> PAGEREF _Toc192247768 \h </w:instrText>
        </w:r>
        <w:r w:rsidR="00F13CAA">
          <w:rPr>
            <w:noProof/>
            <w:webHidden/>
          </w:rPr>
        </w:r>
        <w:r w:rsidR="00F13CAA">
          <w:rPr>
            <w:noProof/>
            <w:webHidden/>
          </w:rPr>
          <w:fldChar w:fldCharType="separate"/>
        </w:r>
        <w:r w:rsidR="00F13CAA">
          <w:rPr>
            <w:noProof/>
            <w:webHidden/>
          </w:rPr>
          <w:t>3</w:t>
        </w:r>
        <w:r w:rsidR="00F13CAA">
          <w:rPr>
            <w:noProof/>
            <w:webHidden/>
          </w:rPr>
          <w:fldChar w:fldCharType="end"/>
        </w:r>
      </w:hyperlink>
    </w:p>
    <w:p w14:paraId="253E3D5D" w14:textId="7F65C431" w:rsidR="00F13CAA" w:rsidRDefault="00F13CAA">
      <w:pPr>
        <w:pStyle w:val="TOC2"/>
        <w:tabs>
          <w:tab w:val="left" w:pos="960"/>
          <w:tab w:val="right" w:leader="dot" w:pos="9062"/>
        </w:tabs>
        <w:rPr>
          <w:rFonts w:eastAsiaTheme="minorEastAsia" w:cstheme="minorBidi"/>
          <w:noProof/>
          <w:kern w:val="2"/>
          <w:szCs w:val="24"/>
          <w14:ligatures w14:val="standardContextual"/>
        </w:rPr>
      </w:pPr>
      <w:hyperlink w:anchor="_Toc192247769" w:history="1">
        <w:r w:rsidRPr="00A80398">
          <w:rPr>
            <w:rStyle w:val="Hyperlink"/>
            <w:rFonts w:ascii="Calibri Light" w:hAnsi="Calibri Light"/>
            <w:noProof/>
          </w:rPr>
          <w:t>A.1</w:t>
        </w:r>
        <w:r>
          <w:rPr>
            <w:rFonts w:eastAsiaTheme="minorEastAsia" w:cstheme="minorBidi"/>
            <w:noProof/>
            <w:kern w:val="2"/>
            <w:szCs w:val="24"/>
            <w14:ligatures w14:val="standardContextual"/>
          </w:rPr>
          <w:tab/>
        </w:r>
        <w:r w:rsidRPr="00A80398">
          <w:rPr>
            <w:rStyle w:val="Hyperlink"/>
            <w:noProof/>
          </w:rPr>
          <w:t>Hovedavtalen og formålet med behandlingen av personopplysninger</w:t>
        </w:r>
        <w:r>
          <w:rPr>
            <w:noProof/>
            <w:webHidden/>
          </w:rPr>
          <w:tab/>
        </w:r>
        <w:r>
          <w:rPr>
            <w:noProof/>
            <w:webHidden/>
          </w:rPr>
          <w:fldChar w:fldCharType="begin"/>
        </w:r>
        <w:r>
          <w:rPr>
            <w:noProof/>
            <w:webHidden/>
          </w:rPr>
          <w:instrText xml:space="preserve"> PAGEREF _Toc192247769 \h </w:instrText>
        </w:r>
        <w:r>
          <w:rPr>
            <w:noProof/>
            <w:webHidden/>
          </w:rPr>
        </w:r>
        <w:r>
          <w:rPr>
            <w:noProof/>
            <w:webHidden/>
          </w:rPr>
          <w:fldChar w:fldCharType="separate"/>
        </w:r>
        <w:r>
          <w:rPr>
            <w:noProof/>
            <w:webHidden/>
          </w:rPr>
          <w:t>3</w:t>
        </w:r>
        <w:r>
          <w:rPr>
            <w:noProof/>
            <w:webHidden/>
          </w:rPr>
          <w:fldChar w:fldCharType="end"/>
        </w:r>
      </w:hyperlink>
    </w:p>
    <w:p w14:paraId="5FC4D9BF" w14:textId="2C7D3E32" w:rsidR="00F13CAA" w:rsidRDefault="00F13CAA">
      <w:pPr>
        <w:pStyle w:val="TOC2"/>
        <w:tabs>
          <w:tab w:val="left" w:pos="960"/>
          <w:tab w:val="right" w:leader="dot" w:pos="9062"/>
        </w:tabs>
        <w:rPr>
          <w:rFonts w:eastAsiaTheme="minorEastAsia" w:cstheme="minorBidi"/>
          <w:noProof/>
          <w:kern w:val="2"/>
          <w:szCs w:val="24"/>
          <w14:ligatures w14:val="standardContextual"/>
        </w:rPr>
      </w:pPr>
      <w:hyperlink w:anchor="_Toc192247770" w:history="1">
        <w:r w:rsidRPr="00A80398">
          <w:rPr>
            <w:rStyle w:val="Hyperlink"/>
            <w:rFonts w:ascii="Calibri Light" w:hAnsi="Calibri Light"/>
            <w:noProof/>
          </w:rPr>
          <w:t>A.2</w:t>
        </w:r>
        <w:r>
          <w:rPr>
            <w:rFonts w:eastAsiaTheme="minorEastAsia" w:cstheme="minorBidi"/>
            <w:noProof/>
            <w:kern w:val="2"/>
            <w:szCs w:val="24"/>
            <w14:ligatures w14:val="standardContextual"/>
          </w:rPr>
          <w:tab/>
        </w:r>
        <w:r w:rsidRPr="00A80398">
          <w:rPr>
            <w:rStyle w:val="Hyperlink"/>
            <w:noProof/>
          </w:rPr>
          <w:t>Databehandlerens behandling av personopplysninger på vegne av den Behandlingsansvarlige</w:t>
        </w:r>
        <w:r>
          <w:rPr>
            <w:noProof/>
            <w:webHidden/>
          </w:rPr>
          <w:tab/>
        </w:r>
        <w:r>
          <w:rPr>
            <w:noProof/>
            <w:webHidden/>
          </w:rPr>
          <w:fldChar w:fldCharType="begin"/>
        </w:r>
        <w:r>
          <w:rPr>
            <w:noProof/>
            <w:webHidden/>
          </w:rPr>
          <w:instrText xml:space="preserve"> PAGEREF _Toc192247770 \h </w:instrText>
        </w:r>
        <w:r>
          <w:rPr>
            <w:noProof/>
            <w:webHidden/>
          </w:rPr>
        </w:r>
        <w:r>
          <w:rPr>
            <w:noProof/>
            <w:webHidden/>
          </w:rPr>
          <w:fldChar w:fldCharType="separate"/>
        </w:r>
        <w:r>
          <w:rPr>
            <w:noProof/>
            <w:webHidden/>
          </w:rPr>
          <w:t>3</w:t>
        </w:r>
        <w:r>
          <w:rPr>
            <w:noProof/>
            <w:webHidden/>
          </w:rPr>
          <w:fldChar w:fldCharType="end"/>
        </w:r>
      </w:hyperlink>
    </w:p>
    <w:p w14:paraId="1DE260BC" w14:textId="7545C16B" w:rsidR="00F13CAA" w:rsidRDefault="00F13CAA">
      <w:pPr>
        <w:pStyle w:val="TOC2"/>
        <w:tabs>
          <w:tab w:val="left" w:pos="960"/>
          <w:tab w:val="right" w:leader="dot" w:pos="9062"/>
        </w:tabs>
        <w:rPr>
          <w:rFonts w:eastAsiaTheme="minorEastAsia" w:cstheme="minorBidi"/>
          <w:noProof/>
          <w:kern w:val="2"/>
          <w:szCs w:val="24"/>
          <w14:ligatures w14:val="standardContextual"/>
        </w:rPr>
      </w:pPr>
      <w:hyperlink w:anchor="_Toc192247771" w:history="1">
        <w:r w:rsidRPr="00A80398">
          <w:rPr>
            <w:rStyle w:val="Hyperlink"/>
            <w:rFonts w:ascii="Calibri Light" w:hAnsi="Calibri Light"/>
            <w:noProof/>
          </w:rPr>
          <w:t>A.3</w:t>
        </w:r>
        <w:r>
          <w:rPr>
            <w:rFonts w:eastAsiaTheme="minorEastAsia" w:cstheme="minorBidi"/>
            <w:noProof/>
            <w:kern w:val="2"/>
            <w:szCs w:val="24"/>
            <w14:ligatures w14:val="standardContextual"/>
          </w:rPr>
          <w:tab/>
        </w:r>
        <w:r w:rsidRPr="00A80398">
          <w:rPr>
            <w:rStyle w:val="Hyperlink"/>
            <w:noProof/>
          </w:rPr>
          <w:t>Typer av personopplysninger</w:t>
        </w:r>
        <w:r>
          <w:rPr>
            <w:noProof/>
            <w:webHidden/>
          </w:rPr>
          <w:tab/>
        </w:r>
        <w:r>
          <w:rPr>
            <w:noProof/>
            <w:webHidden/>
          </w:rPr>
          <w:fldChar w:fldCharType="begin"/>
        </w:r>
        <w:r>
          <w:rPr>
            <w:noProof/>
            <w:webHidden/>
          </w:rPr>
          <w:instrText xml:space="preserve"> PAGEREF _Toc192247771 \h </w:instrText>
        </w:r>
        <w:r>
          <w:rPr>
            <w:noProof/>
            <w:webHidden/>
          </w:rPr>
        </w:r>
        <w:r>
          <w:rPr>
            <w:noProof/>
            <w:webHidden/>
          </w:rPr>
          <w:fldChar w:fldCharType="separate"/>
        </w:r>
        <w:r>
          <w:rPr>
            <w:noProof/>
            <w:webHidden/>
          </w:rPr>
          <w:t>4</w:t>
        </w:r>
        <w:r>
          <w:rPr>
            <w:noProof/>
            <w:webHidden/>
          </w:rPr>
          <w:fldChar w:fldCharType="end"/>
        </w:r>
      </w:hyperlink>
    </w:p>
    <w:p w14:paraId="10A5D8CD" w14:textId="1430CF6F" w:rsidR="00F13CAA" w:rsidRDefault="00F13CAA">
      <w:pPr>
        <w:pStyle w:val="TOC2"/>
        <w:tabs>
          <w:tab w:val="left" w:pos="960"/>
          <w:tab w:val="right" w:leader="dot" w:pos="9062"/>
        </w:tabs>
        <w:rPr>
          <w:rFonts w:eastAsiaTheme="minorEastAsia" w:cstheme="minorBidi"/>
          <w:noProof/>
          <w:kern w:val="2"/>
          <w:szCs w:val="24"/>
          <w14:ligatures w14:val="standardContextual"/>
        </w:rPr>
      </w:pPr>
      <w:hyperlink w:anchor="_Toc192247772" w:history="1">
        <w:r w:rsidRPr="00A80398">
          <w:rPr>
            <w:rStyle w:val="Hyperlink"/>
            <w:rFonts w:ascii="Calibri Light" w:hAnsi="Calibri Light"/>
            <w:noProof/>
          </w:rPr>
          <w:t>A.4</w:t>
        </w:r>
        <w:r>
          <w:rPr>
            <w:rFonts w:eastAsiaTheme="minorEastAsia" w:cstheme="minorBidi"/>
            <w:noProof/>
            <w:kern w:val="2"/>
            <w:szCs w:val="24"/>
            <w14:ligatures w14:val="standardContextual"/>
          </w:rPr>
          <w:tab/>
        </w:r>
        <w:r w:rsidRPr="00A80398">
          <w:rPr>
            <w:rStyle w:val="Hyperlink"/>
            <w:noProof/>
          </w:rPr>
          <w:t>Kategorier av registrerte</w:t>
        </w:r>
        <w:r>
          <w:rPr>
            <w:noProof/>
            <w:webHidden/>
          </w:rPr>
          <w:tab/>
        </w:r>
        <w:r>
          <w:rPr>
            <w:noProof/>
            <w:webHidden/>
          </w:rPr>
          <w:fldChar w:fldCharType="begin"/>
        </w:r>
        <w:r>
          <w:rPr>
            <w:noProof/>
            <w:webHidden/>
          </w:rPr>
          <w:instrText xml:space="preserve"> PAGEREF _Toc192247772 \h </w:instrText>
        </w:r>
        <w:r>
          <w:rPr>
            <w:noProof/>
            <w:webHidden/>
          </w:rPr>
        </w:r>
        <w:r>
          <w:rPr>
            <w:noProof/>
            <w:webHidden/>
          </w:rPr>
          <w:fldChar w:fldCharType="separate"/>
        </w:r>
        <w:r>
          <w:rPr>
            <w:noProof/>
            <w:webHidden/>
          </w:rPr>
          <w:t>4</w:t>
        </w:r>
        <w:r>
          <w:rPr>
            <w:noProof/>
            <w:webHidden/>
          </w:rPr>
          <w:fldChar w:fldCharType="end"/>
        </w:r>
      </w:hyperlink>
    </w:p>
    <w:p w14:paraId="457AF568" w14:textId="450AE3B7" w:rsidR="00F13CAA" w:rsidRDefault="00F13CAA">
      <w:pPr>
        <w:pStyle w:val="TOC2"/>
        <w:tabs>
          <w:tab w:val="left" w:pos="960"/>
          <w:tab w:val="right" w:leader="dot" w:pos="9062"/>
        </w:tabs>
        <w:rPr>
          <w:rFonts w:eastAsiaTheme="minorEastAsia" w:cstheme="minorBidi"/>
          <w:noProof/>
          <w:kern w:val="2"/>
          <w:szCs w:val="24"/>
          <w14:ligatures w14:val="standardContextual"/>
        </w:rPr>
      </w:pPr>
      <w:hyperlink w:anchor="_Toc192247773" w:history="1">
        <w:r w:rsidRPr="00A80398">
          <w:rPr>
            <w:rStyle w:val="Hyperlink"/>
            <w:rFonts w:ascii="Calibri Light" w:hAnsi="Calibri Light"/>
            <w:noProof/>
          </w:rPr>
          <w:t>A.5</w:t>
        </w:r>
        <w:r>
          <w:rPr>
            <w:rFonts w:eastAsiaTheme="minorEastAsia" w:cstheme="minorBidi"/>
            <w:noProof/>
            <w:kern w:val="2"/>
            <w:szCs w:val="24"/>
            <w14:ligatures w14:val="standardContextual"/>
          </w:rPr>
          <w:tab/>
        </w:r>
        <w:r w:rsidRPr="00A80398">
          <w:rPr>
            <w:rStyle w:val="Hyperlink"/>
            <w:noProof/>
          </w:rPr>
          <w:t>Varighet av behandlingen</w:t>
        </w:r>
        <w:r>
          <w:rPr>
            <w:noProof/>
            <w:webHidden/>
          </w:rPr>
          <w:tab/>
        </w:r>
        <w:r>
          <w:rPr>
            <w:noProof/>
            <w:webHidden/>
          </w:rPr>
          <w:fldChar w:fldCharType="begin"/>
        </w:r>
        <w:r>
          <w:rPr>
            <w:noProof/>
            <w:webHidden/>
          </w:rPr>
          <w:instrText xml:space="preserve"> PAGEREF _Toc192247773 \h </w:instrText>
        </w:r>
        <w:r>
          <w:rPr>
            <w:noProof/>
            <w:webHidden/>
          </w:rPr>
        </w:r>
        <w:r>
          <w:rPr>
            <w:noProof/>
            <w:webHidden/>
          </w:rPr>
          <w:fldChar w:fldCharType="separate"/>
        </w:r>
        <w:r>
          <w:rPr>
            <w:noProof/>
            <w:webHidden/>
          </w:rPr>
          <w:t>5</w:t>
        </w:r>
        <w:r>
          <w:rPr>
            <w:noProof/>
            <w:webHidden/>
          </w:rPr>
          <w:fldChar w:fldCharType="end"/>
        </w:r>
      </w:hyperlink>
    </w:p>
    <w:p w14:paraId="192574D2" w14:textId="2FE1F797" w:rsidR="00F13CAA" w:rsidRDefault="00F13CAA">
      <w:pPr>
        <w:pStyle w:val="TOC1"/>
        <w:tabs>
          <w:tab w:val="left" w:pos="480"/>
          <w:tab w:val="right" w:leader="dot" w:pos="9062"/>
        </w:tabs>
        <w:rPr>
          <w:rFonts w:eastAsiaTheme="minorEastAsia" w:cstheme="minorBidi"/>
          <w:noProof/>
          <w:kern w:val="2"/>
          <w:szCs w:val="24"/>
          <w14:ligatures w14:val="standardContextual"/>
        </w:rPr>
      </w:pPr>
      <w:hyperlink w:anchor="_Toc192247774" w:history="1">
        <w:r w:rsidRPr="00A80398">
          <w:rPr>
            <w:rStyle w:val="Hyperlink"/>
            <w:noProof/>
          </w:rPr>
          <w:t>B.</w:t>
        </w:r>
        <w:r>
          <w:rPr>
            <w:rFonts w:eastAsiaTheme="minorEastAsia" w:cstheme="minorBidi"/>
            <w:noProof/>
            <w:kern w:val="2"/>
            <w:szCs w:val="24"/>
            <w14:ligatures w14:val="standardContextual"/>
          </w:rPr>
          <w:tab/>
        </w:r>
        <w:r w:rsidRPr="00A80398">
          <w:rPr>
            <w:rStyle w:val="Hyperlink"/>
            <w:noProof/>
          </w:rPr>
          <w:t>Betingelser for Databehandlerens bruk og endring av eventuelle Underdatabehandlere</w:t>
        </w:r>
        <w:r>
          <w:rPr>
            <w:noProof/>
            <w:webHidden/>
          </w:rPr>
          <w:tab/>
        </w:r>
        <w:r>
          <w:rPr>
            <w:noProof/>
            <w:webHidden/>
          </w:rPr>
          <w:fldChar w:fldCharType="begin"/>
        </w:r>
        <w:r>
          <w:rPr>
            <w:noProof/>
            <w:webHidden/>
          </w:rPr>
          <w:instrText xml:space="preserve"> PAGEREF _Toc192247774 \h </w:instrText>
        </w:r>
        <w:r>
          <w:rPr>
            <w:noProof/>
            <w:webHidden/>
          </w:rPr>
        </w:r>
        <w:r>
          <w:rPr>
            <w:noProof/>
            <w:webHidden/>
          </w:rPr>
          <w:fldChar w:fldCharType="separate"/>
        </w:r>
        <w:r>
          <w:rPr>
            <w:noProof/>
            <w:webHidden/>
          </w:rPr>
          <w:t>5</w:t>
        </w:r>
        <w:r>
          <w:rPr>
            <w:noProof/>
            <w:webHidden/>
          </w:rPr>
          <w:fldChar w:fldCharType="end"/>
        </w:r>
      </w:hyperlink>
    </w:p>
    <w:p w14:paraId="4CFF4E31" w14:textId="78E36335" w:rsidR="00F13CAA" w:rsidRDefault="00F13CAA">
      <w:pPr>
        <w:pStyle w:val="TOC2"/>
        <w:tabs>
          <w:tab w:val="left" w:pos="960"/>
          <w:tab w:val="right" w:leader="dot" w:pos="9062"/>
        </w:tabs>
        <w:rPr>
          <w:rFonts w:eastAsiaTheme="minorEastAsia" w:cstheme="minorBidi"/>
          <w:noProof/>
          <w:kern w:val="2"/>
          <w:szCs w:val="24"/>
          <w14:ligatures w14:val="standardContextual"/>
        </w:rPr>
      </w:pPr>
      <w:hyperlink w:anchor="_Toc192247775" w:history="1">
        <w:r w:rsidRPr="00A80398">
          <w:rPr>
            <w:rStyle w:val="Hyperlink"/>
            <w:rFonts w:ascii="Calibri Light" w:hAnsi="Calibri Light"/>
            <w:noProof/>
          </w:rPr>
          <w:t>B.1</w:t>
        </w:r>
        <w:r>
          <w:rPr>
            <w:rFonts w:eastAsiaTheme="minorEastAsia" w:cstheme="minorBidi"/>
            <w:noProof/>
            <w:kern w:val="2"/>
            <w:szCs w:val="24"/>
            <w14:ligatures w14:val="standardContextual"/>
          </w:rPr>
          <w:tab/>
        </w:r>
        <w:r w:rsidRPr="00A80398">
          <w:rPr>
            <w:rStyle w:val="Hyperlink"/>
            <w:noProof/>
          </w:rPr>
          <w:t>Behandlingsansvarliges godkjennelse av bruk av Underdatabehandlere</w:t>
        </w:r>
        <w:r>
          <w:rPr>
            <w:noProof/>
            <w:webHidden/>
          </w:rPr>
          <w:tab/>
        </w:r>
        <w:r>
          <w:rPr>
            <w:noProof/>
            <w:webHidden/>
          </w:rPr>
          <w:fldChar w:fldCharType="begin"/>
        </w:r>
        <w:r>
          <w:rPr>
            <w:noProof/>
            <w:webHidden/>
          </w:rPr>
          <w:instrText xml:space="preserve"> PAGEREF _Toc192247775 \h </w:instrText>
        </w:r>
        <w:r>
          <w:rPr>
            <w:noProof/>
            <w:webHidden/>
          </w:rPr>
        </w:r>
        <w:r>
          <w:rPr>
            <w:noProof/>
            <w:webHidden/>
          </w:rPr>
          <w:fldChar w:fldCharType="separate"/>
        </w:r>
        <w:r>
          <w:rPr>
            <w:noProof/>
            <w:webHidden/>
          </w:rPr>
          <w:t>5</w:t>
        </w:r>
        <w:r>
          <w:rPr>
            <w:noProof/>
            <w:webHidden/>
          </w:rPr>
          <w:fldChar w:fldCharType="end"/>
        </w:r>
      </w:hyperlink>
    </w:p>
    <w:p w14:paraId="79678696" w14:textId="48BB106C" w:rsidR="00F13CAA" w:rsidRDefault="00F13CAA">
      <w:pPr>
        <w:pStyle w:val="TOC2"/>
        <w:tabs>
          <w:tab w:val="left" w:pos="960"/>
          <w:tab w:val="right" w:leader="dot" w:pos="9062"/>
        </w:tabs>
        <w:rPr>
          <w:rFonts w:eastAsiaTheme="minorEastAsia" w:cstheme="minorBidi"/>
          <w:noProof/>
          <w:kern w:val="2"/>
          <w:szCs w:val="24"/>
          <w14:ligatures w14:val="standardContextual"/>
        </w:rPr>
      </w:pPr>
      <w:hyperlink w:anchor="_Toc192247776" w:history="1">
        <w:r w:rsidRPr="00A80398">
          <w:rPr>
            <w:rStyle w:val="Hyperlink"/>
            <w:rFonts w:ascii="Calibri Light" w:hAnsi="Calibri Light"/>
            <w:noProof/>
          </w:rPr>
          <w:t>B.2</w:t>
        </w:r>
        <w:r>
          <w:rPr>
            <w:rFonts w:eastAsiaTheme="minorEastAsia" w:cstheme="minorBidi"/>
            <w:noProof/>
            <w:kern w:val="2"/>
            <w:szCs w:val="24"/>
            <w14:ligatures w14:val="standardContextual"/>
          </w:rPr>
          <w:tab/>
        </w:r>
        <w:r w:rsidRPr="00A80398">
          <w:rPr>
            <w:rStyle w:val="Hyperlink"/>
            <w:noProof/>
          </w:rPr>
          <w:t>Godkjente Underdatabehandlere</w:t>
        </w:r>
        <w:r>
          <w:rPr>
            <w:noProof/>
            <w:webHidden/>
          </w:rPr>
          <w:tab/>
        </w:r>
        <w:r>
          <w:rPr>
            <w:noProof/>
            <w:webHidden/>
          </w:rPr>
          <w:fldChar w:fldCharType="begin"/>
        </w:r>
        <w:r>
          <w:rPr>
            <w:noProof/>
            <w:webHidden/>
          </w:rPr>
          <w:instrText xml:space="preserve"> PAGEREF _Toc192247776 \h </w:instrText>
        </w:r>
        <w:r>
          <w:rPr>
            <w:noProof/>
            <w:webHidden/>
          </w:rPr>
        </w:r>
        <w:r>
          <w:rPr>
            <w:noProof/>
            <w:webHidden/>
          </w:rPr>
          <w:fldChar w:fldCharType="separate"/>
        </w:r>
        <w:r>
          <w:rPr>
            <w:noProof/>
            <w:webHidden/>
          </w:rPr>
          <w:t>6</w:t>
        </w:r>
        <w:r>
          <w:rPr>
            <w:noProof/>
            <w:webHidden/>
          </w:rPr>
          <w:fldChar w:fldCharType="end"/>
        </w:r>
      </w:hyperlink>
    </w:p>
    <w:p w14:paraId="13A33210" w14:textId="696AE0D4" w:rsidR="00F13CAA" w:rsidRDefault="00F13CAA">
      <w:pPr>
        <w:pStyle w:val="TOC1"/>
        <w:tabs>
          <w:tab w:val="left" w:pos="480"/>
          <w:tab w:val="right" w:leader="dot" w:pos="9062"/>
        </w:tabs>
        <w:rPr>
          <w:rFonts w:eastAsiaTheme="minorEastAsia" w:cstheme="minorBidi"/>
          <w:noProof/>
          <w:kern w:val="2"/>
          <w:szCs w:val="24"/>
          <w14:ligatures w14:val="standardContextual"/>
        </w:rPr>
      </w:pPr>
      <w:hyperlink w:anchor="_Toc192247777" w:history="1">
        <w:r w:rsidRPr="00A80398">
          <w:rPr>
            <w:rStyle w:val="Hyperlink"/>
            <w:noProof/>
          </w:rPr>
          <w:t>C.</w:t>
        </w:r>
        <w:r>
          <w:rPr>
            <w:rFonts w:eastAsiaTheme="minorEastAsia" w:cstheme="minorBidi"/>
            <w:noProof/>
            <w:kern w:val="2"/>
            <w:szCs w:val="24"/>
            <w14:ligatures w14:val="standardContextual"/>
          </w:rPr>
          <w:tab/>
        </w:r>
        <w:r w:rsidRPr="00A80398">
          <w:rPr>
            <w:rStyle w:val="Hyperlink"/>
            <w:noProof/>
          </w:rPr>
          <w:t>Instruks vedrørende behandling av personopplysninger</w:t>
        </w:r>
        <w:r>
          <w:rPr>
            <w:noProof/>
            <w:webHidden/>
          </w:rPr>
          <w:tab/>
        </w:r>
        <w:r>
          <w:rPr>
            <w:noProof/>
            <w:webHidden/>
          </w:rPr>
          <w:fldChar w:fldCharType="begin"/>
        </w:r>
        <w:r>
          <w:rPr>
            <w:noProof/>
            <w:webHidden/>
          </w:rPr>
          <w:instrText xml:space="preserve"> PAGEREF _Toc192247777 \h </w:instrText>
        </w:r>
        <w:r>
          <w:rPr>
            <w:noProof/>
            <w:webHidden/>
          </w:rPr>
        </w:r>
        <w:r>
          <w:rPr>
            <w:noProof/>
            <w:webHidden/>
          </w:rPr>
          <w:fldChar w:fldCharType="separate"/>
        </w:r>
        <w:r>
          <w:rPr>
            <w:noProof/>
            <w:webHidden/>
          </w:rPr>
          <w:t>7</w:t>
        </w:r>
        <w:r>
          <w:rPr>
            <w:noProof/>
            <w:webHidden/>
          </w:rPr>
          <w:fldChar w:fldCharType="end"/>
        </w:r>
      </w:hyperlink>
    </w:p>
    <w:p w14:paraId="76C4562B" w14:textId="013F2BD8" w:rsidR="00F13CAA" w:rsidRDefault="00F13CAA">
      <w:pPr>
        <w:pStyle w:val="TOC2"/>
        <w:tabs>
          <w:tab w:val="left" w:pos="960"/>
          <w:tab w:val="right" w:leader="dot" w:pos="9062"/>
        </w:tabs>
        <w:rPr>
          <w:rFonts w:eastAsiaTheme="minorEastAsia" w:cstheme="minorBidi"/>
          <w:noProof/>
          <w:kern w:val="2"/>
          <w:szCs w:val="24"/>
          <w14:ligatures w14:val="standardContextual"/>
        </w:rPr>
      </w:pPr>
      <w:hyperlink w:anchor="_Toc192247778" w:history="1">
        <w:r w:rsidRPr="00A80398">
          <w:rPr>
            <w:rStyle w:val="Hyperlink"/>
            <w:rFonts w:ascii="Calibri Light" w:hAnsi="Calibri Light"/>
            <w:noProof/>
          </w:rPr>
          <w:t>C.1</w:t>
        </w:r>
        <w:r>
          <w:rPr>
            <w:rFonts w:eastAsiaTheme="minorEastAsia" w:cstheme="minorBidi"/>
            <w:noProof/>
            <w:kern w:val="2"/>
            <w:szCs w:val="24"/>
            <w14:ligatures w14:val="standardContextual"/>
          </w:rPr>
          <w:tab/>
        </w:r>
        <w:r w:rsidRPr="00A80398">
          <w:rPr>
            <w:rStyle w:val="Hyperlink"/>
            <w:noProof/>
          </w:rPr>
          <w:t>Behandlingens omfang og formål</w:t>
        </w:r>
        <w:r>
          <w:rPr>
            <w:noProof/>
            <w:webHidden/>
          </w:rPr>
          <w:tab/>
        </w:r>
        <w:r>
          <w:rPr>
            <w:noProof/>
            <w:webHidden/>
          </w:rPr>
          <w:fldChar w:fldCharType="begin"/>
        </w:r>
        <w:r>
          <w:rPr>
            <w:noProof/>
            <w:webHidden/>
          </w:rPr>
          <w:instrText xml:space="preserve"> PAGEREF _Toc192247778 \h </w:instrText>
        </w:r>
        <w:r>
          <w:rPr>
            <w:noProof/>
            <w:webHidden/>
          </w:rPr>
        </w:r>
        <w:r>
          <w:rPr>
            <w:noProof/>
            <w:webHidden/>
          </w:rPr>
          <w:fldChar w:fldCharType="separate"/>
        </w:r>
        <w:r>
          <w:rPr>
            <w:noProof/>
            <w:webHidden/>
          </w:rPr>
          <w:t>7</w:t>
        </w:r>
        <w:r>
          <w:rPr>
            <w:noProof/>
            <w:webHidden/>
          </w:rPr>
          <w:fldChar w:fldCharType="end"/>
        </w:r>
      </w:hyperlink>
    </w:p>
    <w:p w14:paraId="652A9EF6" w14:textId="7902216F" w:rsidR="00F13CAA" w:rsidRDefault="00F13CAA">
      <w:pPr>
        <w:pStyle w:val="TOC2"/>
        <w:tabs>
          <w:tab w:val="left" w:pos="960"/>
          <w:tab w:val="right" w:leader="dot" w:pos="9062"/>
        </w:tabs>
        <w:rPr>
          <w:rFonts w:eastAsiaTheme="minorEastAsia" w:cstheme="minorBidi"/>
          <w:noProof/>
          <w:kern w:val="2"/>
          <w:szCs w:val="24"/>
          <w14:ligatures w14:val="standardContextual"/>
        </w:rPr>
      </w:pPr>
      <w:hyperlink w:anchor="_Toc192247779" w:history="1">
        <w:r w:rsidRPr="00A80398">
          <w:rPr>
            <w:rStyle w:val="Hyperlink"/>
            <w:rFonts w:ascii="Calibri Light" w:hAnsi="Calibri Light"/>
            <w:noProof/>
          </w:rPr>
          <w:t>C.2</w:t>
        </w:r>
        <w:r>
          <w:rPr>
            <w:rFonts w:eastAsiaTheme="minorEastAsia" w:cstheme="minorBidi"/>
            <w:noProof/>
            <w:kern w:val="2"/>
            <w:szCs w:val="24"/>
            <w14:ligatures w14:val="standardContextual"/>
          </w:rPr>
          <w:tab/>
        </w:r>
        <w:r w:rsidRPr="00A80398">
          <w:rPr>
            <w:rStyle w:val="Hyperlink"/>
            <w:noProof/>
          </w:rPr>
          <w:t>Sikkerhet ved behandlingen</w:t>
        </w:r>
        <w:r>
          <w:rPr>
            <w:noProof/>
            <w:webHidden/>
          </w:rPr>
          <w:tab/>
        </w:r>
        <w:r>
          <w:rPr>
            <w:noProof/>
            <w:webHidden/>
          </w:rPr>
          <w:fldChar w:fldCharType="begin"/>
        </w:r>
        <w:r>
          <w:rPr>
            <w:noProof/>
            <w:webHidden/>
          </w:rPr>
          <w:instrText xml:space="preserve"> PAGEREF _Toc192247779 \h </w:instrText>
        </w:r>
        <w:r>
          <w:rPr>
            <w:noProof/>
            <w:webHidden/>
          </w:rPr>
        </w:r>
        <w:r>
          <w:rPr>
            <w:noProof/>
            <w:webHidden/>
          </w:rPr>
          <w:fldChar w:fldCharType="separate"/>
        </w:r>
        <w:r>
          <w:rPr>
            <w:noProof/>
            <w:webHidden/>
          </w:rPr>
          <w:t>7</w:t>
        </w:r>
        <w:r>
          <w:rPr>
            <w:noProof/>
            <w:webHidden/>
          </w:rPr>
          <w:fldChar w:fldCharType="end"/>
        </w:r>
      </w:hyperlink>
    </w:p>
    <w:p w14:paraId="2F214093" w14:textId="030315F4" w:rsidR="00F13CAA" w:rsidRDefault="00F13CAA">
      <w:pPr>
        <w:pStyle w:val="TOC3"/>
        <w:tabs>
          <w:tab w:val="left" w:pos="1440"/>
          <w:tab w:val="right" w:leader="dot" w:pos="9062"/>
        </w:tabs>
        <w:rPr>
          <w:rFonts w:eastAsiaTheme="minorEastAsia" w:cstheme="minorBidi"/>
          <w:noProof/>
          <w:kern w:val="2"/>
          <w:szCs w:val="24"/>
          <w14:ligatures w14:val="standardContextual"/>
        </w:rPr>
      </w:pPr>
      <w:hyperlink w:anchor="_Toc192247780" w:history="1">
        <w:r w:rsidRPr="00A80398">
          <w:rPr>
            <w:rStyle w:val="Hyperlink"/>
            <w:rFonts w:asciiTheme="majorHAnsi" w:hAnsiTheme="majorHAnsi" w:cstheme="majorHAnsi"/>
            <w:bCs/>
            <w:noProof/>
          </w:rPr>
          <w:t>C.2.1</w:t>
        </w:r>
        <w:r>
          <w:rPr>
            <w:rFonts w:eastAsiaTheme="minorEastAsia" w:cstheme="minorBidi"/>
            <w:noProof/>
            <w:kern w:val="2"/>
            <w:szCs w:val="24"/>
            <w14:ligatures w14:val="standardContextual"/>
          </w:rPr>
          <w:tab/>
        </w:r>
        <w:r w:rsidRPr="00A80398">
          <w:rPr>
            <w:rStyle w:val="Hyperlink"/>
            <w:rFonts w:asciiTheme="majorHAnsi" w:hAnsiTheme="majorHAnsi" w:cstheme="majorHAnsi"/>
            <w:bCs/>
            <w:noProof/>
          </w:rPr>
          <w:t>Angivelse av sikkerhetsnivå</w:t>
        </w:r>
        <w:r>
          <w:rPr>
            <w:noProof/>
            <w:webHidden/>
          </w:rPr>
          <w:tab/>
        </w:r>
        <w:r>
          <w:rPr>
            <w:noProof/>
            <w:webHidden/>
          </w:rPr>
          <w:fldChar w:fldCharType="begin"/>
        </w:r>
        <w:r>
          <w:rPr>
            <w:noProof/>
            <w:webHidden/>
          </w:rPr>
          <w:instrText xml:space="preserve"> PAGEREF _Toc192247780 \h </w:instrText>
        </w:r>
        <w:r>
          <w:rPr>
            <w:noProof/>
            <w:webHidden/>
          </w:rPr>
        </w:r>
        <w:r>
          <w:rPr>
            <w:noProof/>
            <w:webHidden/>
          </w:rPr>
          <w:fldChar w:fldCharType="separate"/>
        </w:r>
        <w:r>
          <w:rPr>
            <w:noProof/>
            <w:webHidden/>
          </w:rPr>
          <w:t>7</w:t>
        </w:r>
        <w:r>
          <w:rPr>
            <w:noProof/>
            <w:webHidden/>
          </w:rPr>
          <w:fldChar w:fldCharType="end"/>
        </w:r>
      </w:hyperlink>
    </w:p>
    <w:p w14:paraId="29B70EE3" w14:textId="64E7A2C7" w:rsidR="00F13CAA" w:rsidRDefault="00F13CAA">
      <w:pPr>
        <w:pStyle w:val="TOC3"/>
        <w:tabs>
          <w:tab w:val="left" w:pos="1440"/>
          <w:tab w:val="right" w:leader="dot" w:pos="9062"/>
        </w:tabs>
        <w:rPr>
          <w:rFonts w:eastAsiaTheme="minorEastAsia" w:cstheme="minorBidi"/>
          <w:noProof/>
          <w:kern w:val="2"/>
          <w:szCs w:val="24"/>
          <w14:ligatures w14:val="standardContextual"/>
        </w:rPr>
      </w:pPr>
      <w:hyperlink w:anchor="_Toc192247781" w:history="1">
        <w:r w:rsidRPr="00A80398">
          <w:rPr>
            <w:rStyle w:val="Hyperlink"/>
            <w:rFonts w:asciiTheme="majorHAnsi" w:hAnsiTheme="majorHAnsi" w:cstheme="majorHAnsi"/>
            <w:bCs/>
            <w:noProof/>
          </w:rPr>
          <w:t>C.2.2</w:t>
        </w:r>
        <w:r>
          <w:rPr>
            <w:rFonts w:eastAsiaTheme="minorEastAsia" w:cstheme="minorBidi"/>
            <w:noProof/>
            <w:kern w:val="2"/>
            <w:szCs w:val="24"/>
            <w14:ligatures w14:val="standardContextual"/>
          </w:rPr>
          <w:tab/>
        </w:r>
        <w:r w:rsidRPr="00A80398">
          <w:rPr>
            <w:rStyle w:val="Hyperlink"/>
            <w:rFonts w:asciiTheme="majorHAnsi" w:hAnsiTheme="majorHAnsi" w:cstheme="majorHAnsi"/>
            <w:bCs/>
            <w:noProof/>
          </w:rPr>
          <w:t>Styringssystem for informasjonssikkerhet</w:t>
        </w:r>
        <w:r>
          <w:rPr>
            <w:noProof/>
            <w:webHidden/>
          </w:rPr>
          <w:tab/>
        </w:r>
        <w:r>
          <w:rPr>
            <w:noProof/>
            <w:webHidden/>
          </w:rPr>
          <w:fldChar w:fldCharType="begin"/>
        </w:r>
        <w:r>
          <w:rPr>
            <w:noProof/>
            <w:webHidden/>
          </w:rPr>
          <w:instrText xml:space="preserve"> PAGEREF _Toc192247781 \h </w:instrText>
        </w:r>
        <w:r>
          <w:rPr>
            <w:noProof/>
            <w:webHidden/>
          </w:rPr>
        </w:r>
        <w:r>
          <w:rPr>
            <w:noProof/>
            <w:webHidden/>
          </w:rPr>
          <w:fldChar w:fldCharType="separate"/>
        </w:r>
        <w:r>
          <w:rPr>
            <w:noProof/>
            <w:webHidden/>
          </w:rPr>
          <w:t>8</w:t>
        </w:r>
        <w:r>
          <w:rPr>
            <w:noProof/>
            <w:webHidden/>
          </w:rPr>
          <w:fldChar w:fldCharType="end"/>
        </w:r>
      </w:hyperlink>
    </w:p>
    <w:p w14:paraId="6EC2D8E1" w14:textId="1839937B" w:rsidR="00F13CAA" w:rsidRDefault="00F13CAA">
      <w:pPr>
        <w:pStyle w:val="TOC2"/>
        <w:tabs>
          <w:tab w:val="left" w:pos="960"/>
          <w:tab w:val="right" w:leader="dot" w:pos="9062"/>
        </w:tabs>
        <w:rPr>
          <w:rFonts w:eastAsiaTheme="minorEastAsia" w:cstheme="minorBidi"/>
          <w:noProof/>
          <w:kern w:val="2"/>
          <w:szCs w:val="24"/>
          <w14:ligatures w14:val="standardContextual"/>
        </w:rPr>
      </w:pPr>
      <w:hyperlink w:anchor="_Toc192247782" w:history="1">
        <w:r w:rsidRPr="00A80398">
          <w:rPr>
            <w:rStyle w:val="Hyperlink"/>
            <w:rFonts w:ascii="Calibri Light" w:hAnsi="Calibri Light"/>
            <w:noProof/>
          </w:rPr>
          <w:t>C.3</w:t>
        </w:r>
        <w:r>
          <w:rPr>
            <w:rFonts w:eastAsiaTheme="minorEastAsia" w:cstheme="minorBidi"/>
            <w:noProof/>
            <w:kern w:val="2"/>
            <w:szCs w:val="24"/>
            <w14:ligatures w14:val="standardContextual"/>
          </w:rPr>
          <w:tab/>
        </w:r>
        <w:r w:rsidRPr="00A80398">
          <w:rPr>
            <w:rStyle w:val="Hyperlink"/>
            <w:noProof/>
          </w:rPr>
          <w:t>Dokumentasjon</w:t>
        </w:r>
        <w:r>
          <w:rPr>
            <w:noProof/>
            <w:webHidden/>
          </w:rPr>
          <w:tab/>
        </w:r>
        <w:r>
          <w:rPr>
            <w:noProof/>
            <w:webHidden/>
          </w:rPr>
          <w:fldChar w:fldCharType="begin"/>
        </w:r>
        <w:r>
          <w:rPr>
            <w:noProof/>
            <w:webHidden/>
          </w:rPr>
          <w:instrText xml:space="preserve"> PAGEREF _Toc192247782 \h </w:instrText>
        </w:r>
        <w:r>
          <w:rPr>
            <w:noProof/>
            <w:webHidden/>
          </w:rPr>
        </w:r>
        <w:r>
          <w:rPr>
            <w:noProof/>
            <w:webHidden/>
          </w:rPr>
          <w:fldChar w:fldCharType="separate"/>
        </w:r>
        <w:r>
          <w:rPr>
            <w:noProof/>
            <w:webHidden/>
          </w:rPr>
          <w:t>8</w:t>
        </w:r>
        <w:r>
          <w:rPr>
            <w:noProof/>
            <w:webHidden/>
          </w:rPr>
          <w:fldChar w:fldCharType="end"/>
        </w:r>
      </w:hyperlink>
    </w:p>
    <w:p w14:paraId="44071557" w14:textId="213071A3" w:rsidR="00F13CAA" w:rsidRDefault="00F13CAA">
      <w:pPr>
        <w:pStyle w:val="TOC2"/>
        <w:tabs>
          <w:tab w:val="left" w:pos="960"/>
          <w:tab w:val="right" w:leader="dot" w:pos="9062"/>
        </w:tabs>
        <w:rPr>
          <w:rFonts w:eastAsiaTheme="minorEastAsia" w:cstheme="minorBidi"/>
          <w:noProof/>
          <w:kern w:val="2"/>
          <w:szCs w:val="24"/>
          <w14:ligatures w14:val="standardContextual"/>
        </w:rPr>
      </w:pPr>
      <w:hyperlink w:anchor="_Toc192247783" w:history="1">
        <w:r w:rsidRPr="00A80398">
          <w:rPr>
            <w:rStyle w:val="Hyperlink"/>
            <w:rFonts w:ascii="Calibri Light" w:hAnsi="Calibri Light"/>
            <w:noProof/>
          </w:rPr>
          <w:t>C.4</w:t>
        </w:r>
        <w:r>
          <w:rPr>
            <w:rFonts w:eastAsiaTheme="minorEastAsia" w:cstheme="minorBidi"/>
            <w:noProof/>
            <w:kern w:val="2"/>
            <w:szCs w:val="24"/>
            <w14:ligatures w14:val="standardContextual"/>
          </w:rPr>
          <w:tab/>
        </w:r>
        <w:r w:rsidRPr="00A80398">
          <w:rPr>
            <w:rStyle w:val="Hyperlink"/>
            <w:noProof/>
          </w:rPr>
          <w:t>Overføring av personopplysninger - Lokasjon for behandling og tilgang</w:t>
        </w:r>
        <w:r>
          <w:rPr>
            <w:noProof/>
            <w:webHidden/>
          </w:rPr>
          <w:tab/>
        </w:r>
        <w:r>
          <w:rPr>
            <w:noProof/>
            <w:webHidden/>
          </w:rPr>
          <w:fldChar w:fldCharType="begin"/>
        </w:r>
        <w:r>
          <w:rPr>
            <w:noProof/>
            <w:webHidden/>
          </w:rPr>
          <w:instrText xml:space="preserve"> PAGEREF _Toc192247783 \h </w:instrText>
        </w:r>
        <w:r>
          <w:rPr>
            <w:noProof/>
            <w:webHidden/>
          </w:rPr>
        </w:r>
        <w:r>
          <w:rPr>
            <w:noProof/>
            <w:webHidden/>
          </w:rPr>
          <w:fldChar w:fldCharType="separate"/>
        </w:r>
        <w:r>
          <w:rPr>
            <w:noProof/>
            <w:webHidden/>
          </w:rPr>
          <w:t>8</w:t>
        </w:r>
        <w:r>
          <w:rPr>
            <w:noProof/>
            <w:webHidden/>
          </w:rPr>
          <w:fldChar w:fldCharType="end"/>
        </w:r>
      </w:hyperlink>
    </w:p>
    <w:p w14:paraId="5ECA9022" w14:textId="4C608D0C" w:rsidR="00F13CAA" w:rsidRDefault="00F13CAA">
      <w:pPr>
        <w:pStyle w:val="TOC2"/>
        <w:tabs>
          <w:tab w:val="left" w:pos="960"/>
          <w:tab w:val="right" w:leader="dot" w:pos="9062"/>
        </w:tabs>
        <w:rPr>
          <w:rFonts w:eastAsiaTheme="minorEastAsia" w:cstheme="minorBidi"/>
          <w:noProof/>
          <w:kern w:val="2"/>
          <w:szCs w:val="24"/>
          <w14:ligatures w14:val="standardContextual"/>
        </w:rPr>
      </w:pPr>
      <w:hyperlink w:anchor="_Toc192247784" w:history="1">
        <w:r w:rsidRPr="00A80398">
          <w:rPr>
            <w:rStyle w:val="Hyperlink"/>
            <w:rFonts w:ascii="Calibri Light" w:hAnsi="Calibri Light" w:cstheme="minorHAnsi"/>
            <w:noProof/>
          </w:rPr>
          <w:t>C.5</w:t>
        </w:r>
        <w:r>
          <w:rPr>
            <w:rFonts w:eastAsiaTheme="minorEastAsia" w:cstheme="minorBidi"/>
            <w:noProof/>
            <w:kern w:val="2"/>
            <w:szCs w:val="24"/>
            <w14:ligatures w14:val="standardContextual"/>
          </w:rPr>
          <w:tab/>
        </w:r>
        <w:r w:rsidRPr="00A80398">
          <w:rPr>
            <w:rStyle w:val="Hyperlink"/>
            <w:rFonts w:cstheme="minorHAnsi"/>
            <w:noProof/>
          </w:rPr>
          <w:t>Rutiner for revisjon og tilsyn</w:t>
        </w:r>
        <w:r>
          <w:rPr>
            <w:noProof/>
            <w:webHidden/>
          </w:rPr>
          <w:tab/>
        </w:r>
        <w:r>
          <w:rPr>
            <w:noProof/>
            <w:webHidden/>
          </w:rPr>
          <w:fldChar w:fldCharType="begin"/>
        </w:r>
        <w:r>
          <w:rPr>
            <w:noProof/>
            <w:webHidden/>
          </w:rPr>
          <w:instrText xml:space="preserve"> PAGEREF _Toc192247784 \h </w:instrText>
        </w:r>
        <w:r>
          <w:rPr>
            <w:noProof/>
            <w:webHidden/>
          </w:rPr>
        </w:r>
        <w:r>
          <w:rPr>
            <w:noProof/>
            <w:webHidden/>
          </w:rPr>
          <w:fldChar w:fldCharType="separate"/>
        </w:r>
        <w:r>
          <w:rPr>
            <w:noProof/>
            <w:webHidden/>
          </w:rPr>
          <w:t>9</w:t>
        </w:r>
        <w:r>
          <w:rPr>
            <w:noProof/>
            <w:webHidden/>
          </w:rPr>
          <w:fldChar w:fldCharType="end"/>
        </w:r>
      </w:hyperlink>
    </w:p>
    <w:p w14:paraId="1C0846EA" w14:textId="1E315DE6" w:rsidR="00F13CAA" w:rsidRDefault="00F13CAA">
      <w:pPr>
        <w:pStyle w:val="TOC2"/>
        <w:tabs>
          <w:tab w:val="left" w:pos="960"/>
          <w:tab w:val="right" w:leader="dot" w:pos="9062"/>
        </w:tabs>
        <w:rPr>
          <w:rFonts w:eastAsiaTheme="minorEastAsia" w:cstheme="minorBidi"/>
          <w:noProof/>
          <w:kern w:val="2"/>
          <w:szCs w:val="24"/>
          <w14:ligatures w14:val="standardContextual"/>
        </w:rPr>
      </w:pPr>
      <w:hyperlink w:anchor="_Toc192247785" w:history="1">
        <w:r w:rsidRPr="00A80398">
          <w:rPr>
            <w:rStyle w:val="Hyperlink"/>
            <w:rFonts w:ascii="Calibri Light" w:hAnsi="Calibri Light"/>
            <w:noProof/>
          </w:rPr>
          <w:t>C.6</w:t>
        </w:r>
        <w:r>
          <w:rPr>
            <w:rFonts w:eastAsiaTheme="minorEastAsia" w:cstheme="minorBidi"/>
            <w:noProof/>
            <w:kern w:val="2"/>
            <w:szCs w:val="24"/>
            <w14:ligatures w14:val="standardContextual"/>
          </w:rPr>
          <w:tab/>
        </w:r>
        <w:r w:rsidRPr="00A80398">
          <w:rPr>
            <w:rStyle w:val="Hyperlink"/>
            <w:noProof/>
          </w:rPr>
          <w:t>Sletting og tilbakelevering av personopplysninger ved avtalens opphør</w:t>
        </w:r>
        <w:r>
          <w:rPr>
            <w:noProof/>
            <w:webHidden/>
          </w:rPr>
          <w:tab/>
        </w:r>
        <w:r>
          <w:rPr>
            <w:noProof/>
            <w:webHidden/>
          </w:rPr>
          <w:fldChar w:fldCharType="begin"/>
        </w:r>
        <w:r>
          <w:rPr>
            <w:noProof/>
            <w:webHidden/>
          </w:rPr>
          <w:instrText xml:space="preserve"> PAGEREF _Toc192247785 \h </w:instrText>
        </w:r>
        <w:r>
          <w:rPr>
            <w:noProof/>
            <w:webHidden/>
          </w:rPr>
        </w:r>
        <w:r>
          <w:rPr>
            <w:noProof/>
            <w:webHidden/>
          </w:rPr>
          <w:fldChar w:fldCharType="separate"/>
        </w:r>
        <w:r>
          <w:rPr>
            <w:noProof/>
            <w:webHidden/>
          </w:rPr>
          <w:t>10</w:t>
        </w:r>
        <w:r>
          <w:rPr>
            <w:noProof/>
            <w:webHidden/>
          </w:rPr>
          <w:fldChar w:fldCharType="end"/>
        </w:r>
      </w:hyperlink>
    </w:p>
    <w:p w14:paraId="04953B54" w14:textId="2743F8F7" w:rsidR="00F13CAA" w:rsidRDefault="00F13CAA">
      <w:pPr>
        <w:pStyle w:val="TOC2"/>
        <w:tabs>
          <w:tab w:val="left" w:pos="960"/>
          <w:tab w:val="right" w:leader="dot" w:pos="9062"/>
        </w:tabs>
        <w:rPr>
          <w:rFonts w:eastAsiaTheme="minorEastAsia" w:cstheme="minorBidi"/>
          <w:noProof/>
          <w:kern w:val="2"/>
          <w:szCs w:val="24"/>
          <w14:ligatures w14:val="standardContextual"/>
        </w:rPr>
      </w:pPr>
      <w:hyperlink w:anchor="_Toc192247786" w:history="1">
        <w:r w:rsidRPr="00A80398">
          <w:rPr>
            <w:rStyle w:val="Hyperlink"/>
            <w:rFonts w:ascii="Calibri Light" w:hAnsi="Calibri Light" w:cstheme="minorHAnsi"/>
            <w:noProof/>
          </w:rPr>
          <w:t>C.7</w:t>
        </w:r>
        <w:r>
          <w:rPr>
            <w:rFonts w:eastAsiaTheme="minorEastAsia" w:cstheme="minorBidi"/>
            <w:noProof/>
            <w:kern w:val="2"/>
            <w:szCs w:val="24"/>
            <w14:ligatures w14:val="standardContextual"/>
          </w:rPr>
          <w:tab/>
        </w:r>
        <w:r w:rsidRPr="00A80398">
          <w:rPr>
            <w:rStyle w:val="Hyperlink"/>
            <w:rFonts w:cstheme="minorHAnsi"/>
            <w:noProof/>
          </w:rPr>
          <w:t>Sektorspesifikke bestemmelser om behandling av personopplysninger</w:t>
        </w:r>
        <w:r>
          <w:rPr>
            <w:noProof/>
            <w:webHidden/>
          </w:rPr>
          <w:tab/>
        </w:r>
        <w:r>
          <w:rPr>
            <w:noProof/>
            <w:webHidden/>
          </w:rPr>
          <w:fldChar w:fldCharType="begin"/>
        </w:r>
        <w:r>
          <w:rPr>
            <w:noProof/>
            <w:webHidden/>
          </w:rPr>
          <w:instrText xml:space="preserve"> PAGEREF _Toc192247786 \h </w:instrText>
        </w:r>
        <w:r>
          <w:rPr>
            <w:noProof/>
            <w:webHidden/>
          </w:rPr>
        </w:r>
        <w:r>
          <w:rPr>
            <w:noProof/>
            <w:webHidden/>
          </w:rPr>
          <w:fldChar w:fldCharType="separate"/>
        </w:r>
        <w:r>
          <w:rPr>
            <w:noProof/>
            <w:webHidden/>
          </w:rPr>
          <w:t>10</w:t>
        </w:r>
        <w:r>
          <w:rPr>
            <w:noProof/>
            <w:webHidden/>
          </w:rPr>
          <w:fldChar w:fldCharType="end"/>
        </w:r>
      </w:hyperlink>
    </w:p>
    <w:p w14:paraId="6C11C175" w14:textId="6EAB4297" w:rsidR="00F13CAA" w:rsidRDefault="00F13CAA">
      <w:pPr>
        <w:pStyle w:val="TOC2"/>
        <w:tabs>
          <w:tab w:val="left" w:pos="960"/>
          <w:tab w:val="right" w:leader="dot" w:pos="9062"/>
        </w:tabs>
        <w:rPr>
          <w:rFonts w:eastAsiaTheme="minorEastAsia" w:cstheme="minorBidi"/>
          <w:noProof/>
          <w:kern w:val="2"/>
          <w:szCs w:val="24"/>
          <w14:ligatures w14:val="standardContextual"/>
        </w:rPr>
      </w:pPr>
      <w:hyperlink w:anchor="_Toc192247787" w:history="1">
        <w:r w:rsidRPr="00A80398">
          <w:rPr>
            <w:rStyle w:val="Hyperlink"/>
            <w:rFonts w:ascii="Calibri Light" w:hAnsi="Calibri Light" w:cstheme="minorHAnsi"/>
            <w:noProof/>
          </w:rPr>
          <w:t>C.8</w:t>
        </w:r>
        <w:r>
          <w:rPr>
            <w:rFonts w:eastAsiaTheme="minorEastAsia" w:cstheme="minorBidi"/>
            <w:noProof/>
            <w:kern w:val="2"/>
            <w:szCs w:val="24"/>
            <w14:ligatures w14:val="standardContextual"/>
          </w:rPr>
          <w:tab/>
        </w:r>
        <w:r w:rsidRPr="00A80398">
          <w:rPr>
            <w:rStyle w:val="Hyperlink"/>
            <w:rFonts w:cstheme="minorHAnsi"/>
            <w:noProof/>
          </w:rPr>
          <w:t>Kontaktinformasjon</w:t>
        </w:r>
        <w:r>
          <w:rPr>
            <w:noProof/>
            <w:webHidden/>
          </w:rPr>
          <w:tab/>
        </w:r>
        <w:r>
          <w:rPr>
            <w:noProof/>
            <w:webHidden/>
          </w:rPr>
          <w:fldChar w:fldCharType="begin"/>
        </w:r>
        <w:r>
          <w:rPr>
            <w:noProof/>
            <w:webHidden/>
          </w:rPr>
          <w:instrText xml:space="preserve"> PAGEREF _Toc192247787 \h </w:instrText>
        </w:r>
        <w:r>
          <w:rPr>
            <w:noProof/>
            <w:webHidden/>
          </w:rPr>
        </w:r>
        <w:r>
          <w:rPr>
            <w:noProof/>
            <w:webHidden/>
          </w:rPr>
          <w:fldChar w:fldCharType="separate"/>
        </w:r>
        <w:r>
          <w:rPr>
            <w:noProof/>
            <w:webHidden/>
          </w:rPr>
          <w:t>11</w:t>
        </w:r>
        <w:r>
          <w:rPr>
            <w:noProof/>
            <w:webHidden/>
          </w:rPr>
          <w:fldChar w:fldCharType="end"/>
        </w:r>
      </w:hyperlink>
    </w:p>
    <w:p w14:paraId="00378B56" w14:textId="021D06B5" w:rsidR="00F13CAA" w:rsidRDefault="00F13CAA">
      <w:pPr>
        <w:pStyle w:val="TOC1"/>
        <w:tabs>
          <w:tab w:val="left" w:pos="480"/>
          <w:tab w:val="right" w:leader="dot" w:pos="9062"/>
        </w:tabs>
        <w:rPr>
          <w:rFonts w:eastAsiaTheme="minorEastAsia" w:cstheme="minorBidi"/>
          <w:noProof/>
          <w:kern w:val="2"/>
          <w:szCs w:val="24"/>
          <w14:ligatures w14:val="standardContextual"/>
        </w:rPr>
      </w:pPr>
      <w:hyperlink w:anchor="_Toc192247788" w:history="1">
        <w:r w:rsidRPr="00A80398">
          <w:rPr>
            <w:rStyle w:val="Hyperlink"/>
            <w:noProof/>
          </w:rPr>
          <w:t>D.</w:t>
        </w:r>
        <w:r>
          <w:rPr>
            <w:rFonts w:eastAsiaTheme="minorEastAsia" w:cstheme="minorBidi"/>
            <w:noProof/>
            <w:kern w:val="2"/>
            <w:szCs w:val="24"/>
            <w14:ligatures w14:val="standardContextual"/>
          </w:rPr>
          <w:tab/>
        </w:r>
        <w:r w:rsidRPr="00A80398">
          <w:rPr>
            <w:rStyle w:val="Hyperlink"/>
            <w:noProof/>
          </w:rPr>
          <w:t>Endringer til Databehandleravtalens standardtekst og endringer etter avtaleinngåelsen</w:t>
        </w:r>
        <w:r>
          <w:rPr>
            <w:noProof/>
            <w:webHidden/>
          </w:rPr>
          <w:tab/>
        </w:r>
        <w:r>
          <w:rPr>
            <w:noProof/>
            <w:webHidden/>
          </w:rPr>
          <w:fldChar w:fldCharType="begin"/>
        </w:r>
        <w:r>
          <w:rPr>
            <w:noProof/>
            <w:webHidden/>
          </w:rPr>
          <w:instrText xml:space="preserve"> PAGEREF _Toc192247788 \h </w:instrText>
        </w:r>
        <w:r>
          <w:rPr>
            <w:noProof/>
            <w:webHidden/>
          </w:rPr>
        </w:r>
        <w:r>
          <w:rPr>
            <w:noProof/>
            <w:webHidden/>
          </w:rPr>
          <w:fldChar w:fldCharType="separate"/>
        </w:r>
        <w:r>
          <w:rPr>
            <w:noProof/>
            <w:webHidden/>
          </w:rPr>
          <w:t>12</w:t>
        </w:r>
        <w:r>
          <w:rPr>
            <w:noProof/>
            <w:webHidden/>
          </w:rPr>
          <w:fldChar w:fldCharType="end"/>
        </w:r>
      </w:hyperlink>
    </w:p>
    <w:p w14:paraId="772476A4" w14:textId="6DE91005" w:rsidR="00A57F07" w:rsidRDefault="00A57F07" w:rsidP="006B52FE">
      <w:r w:rsidRPr="00BB0BB4">
        <w:rPr>
          <w:bCs/>
          <w:sz w:val="22"/>
          <w:szCs w:val="22"/>
        </w:rPr>
        <w:fldChar w:fldCharType="end"/>
      </w:r>
    </w:p>
    <w:p w14:paraId="0BF77C1E" w14:textId="77777777" w:rsidR="00A57F07" w:rsidRDefault="00A57F07">
      <w:pPr>
        <w:spacing w:after="160" w:line="259" w:lineRule="auto"/>
      </w:pPr>
      <w:r>
        <w:rPr>
          <w:b/>
          <w:caps/>
        </w:rPr>
        <w:br w:type="page"/>
      </w:r>
    </w:p>
    <w:p w14:paraId="4E4DBC73" w14:textId="2A3C180A" w:rsidR="00CD70F3" w:rsidRDefault="00CD70F3" w:rsidP="002835C1">
      <w:pPr>
        <w:pStyle w:val="Heading1"/>
        <w:ind w:left="360"/>
      </w:pPr>
      <w:bookmarkStart w:id="0" w:name="_Toc192247768"/>
      <w:r w:rsidRPr="001E02BB">
        <w:t>O</w:t>
      </w:r>
      <w:r w:rsidR="00F71887">
        <w:t>p</w:t>
      </w:r>
      <w:r w:rsidRPr="001E02BB">
        <w:t>plysninger</w:t>
      </w:r>
      <w:r w:rsidRPr="002704FB">
        <w:t xml:space="preserve"> om behandlingen</w:t>
      </w:r>
      <w:bookmarkEnd w:id="0"/>
      <w:r w:rsidRPr="002704FB">
        <w:t xml:space="preserve"> </w:t>
      </w:r>
    </w:p>
    <w:p w14:paraId="17435555" w14:textId="77777777" w:rsidR="00CD70F3" w:rsidRPr="00C22521" w:rsidRDefault="00CD70F3" w:rsidP="00CD70F3"/>
    <w:p w14:paraId="0D2D5148" w14:textId="48D46C65" w:rsidR="00CD70F3" w:rsidRDefault="00EF2398" w:rsidP="00946BAE">
      <w:pPr>
        <w:pStyle w:val="Heading2"/>
      </w:pPr>
      <w:bookmarkStart w:id="1" w:name="_Ref16081903"/>
      <w:bookmarkStart w:id="2" w:name="_Toc192247769"/>
      <w:r>
        <w:t>Hovedavtalen og f</w:t>
      </w:r>
      <w:r w:rsidR="00CD70F3" w:rsidRPr="00946BAE">
        <w:t>ormålet</w:t>
      </w:r>
      <w:r w:rsidR="00CD70F3" w:rsidRPr="008E20B5">
        <w:t xml:space="preserve"> med behandling</w:t>
      </w:r>
      <w:r w:rsidR="00F93D1B">
        <w:t>en</w:t>
      </w:r>
      <w:r w:rsidR="00CD70F3" w:rsidRPr="008E20B5">
        <w:t xml:space="preserve"> av personopplysninger</w:t>
      </w:r>
      <w:bookmarkEnd w:id="1"/>
      <w:bookmarkEnd w:id="2"/>
      <w:r w:rsidR="00CD70F3" w:rsidRPr="008E20B5">
        <w:t xml:space="preserve"> </w:t>
      </w:r>
    </w:p>
    <w:p w14:paraId="5BA2A947" w14:textId="77777777" w:rsidR="009E4F90" w:rsidRPr="009E4F90" w:rsidRDefault="009E4F90" w:rsidP="009E4F90"/>
    <w:p w14:paraId="001CD65A" w14:textId="74142EB7" w:rsidR="0002403C" w:rsidRDefault="0072430C" w:rsidP="009A7FB0">
      <w:pPr>
        <w:rPr>
          <w:rFonts w:cstheme="minorHAnsi"/>
        </w:rPr>
      </w:pPr>
      <w:r w:rsidRPr="003E5A15">
        <w:rPr>
          <w:rFonts w:cstheme="minorHAnsi"/>
        </w:rPr>
        <w:t>Databehandlerens behandling av personopplysninger på vegne av den Behandlingsansvarlige er</w:t>
      </w:r>
      <w:r w:rsidR="00E57B33" w:rsidRPr="003E5A15">
        <w:rPr>
          <w:rFonts w:cstheme="minorHAnsi"/>
        </w:rPr>
        <w:t xml:space="preserve"> </w:t>
      </w:r>
      <w:r w:rsidR="00F93D1B">
        <w:rPr>
          <w:rFonts w:cstheme="minorHAnsi"/>
        </w:rPr>
        <w:t xml:space="preserve">knyttet til </w:t>
      </w:r>
      <w:r w:rsidR="00E57B33" w:rsidRPr="003E5A15">
        <w:rPr>
          <w:rFonts w:cstheme="minorHAnsi"/>
        </w:rPr>
        <w:t>å levere tjenes</w:t>
      </w:r>
      <w:r w:rsidR="005D4998" w:rsidRPr="003E5A15">
        <w:rPr>
          <w:rFonts w:cstheme="minorHAnsi"/>
        </w:rPr>
        <w:t>ter som beskrevet i</w:t>
      </w:r>
      <w:r w:rsidR="008324CD" w:rsidRPr="003E5A15">
        <w:rPr>
          <w:rFonts w:cstheme="minorHAnsi"/>
        </w:rPr>
        <w:t xml:space="preserve"> Hovedavtalen</w:t>
      </w:r>
      <w:r w:rsidR="00B4001F">
        <w:rPr>
          <w:rFonts w:cstheme="minorHAnsi"/>
        </w:rPr>
        <w:t xml:space="preserve">. </w:t>
      </w:r>
    </w:p>
    <w:p w14:paraId="6364081E" w14:textId="77777777" w:rsidR="0002403C" w:rsidRDefault="0002403C" w:rsidP="009A7FB0">
      <w:pPr>
        <w:rPr>
          <w:rFonts w:cstheme="minorHAnsi"/>
        </w:rPr>
      </w:pPr>
    </w:p>
    <w:p w14:paraId="006A5F3B" w14:textId="6D57FBCE" w:rsidR="001D33D1" w:rsidRDefault="001D33D1" w:rsidP="009A7FB0">
      <w:pPr>
        <w:rPr>
          <w:rFonts w:cstheme="minorHAnsi"/>
        </w:rPr>
      </w:pPr>
      <w:r>
        <w:rPr>
          <w:rFonts w:cstheme="minorHAnsi"/>
        </w:rPr>
        <w:t>Med Hovedavtalen menes følgende avtale(r) inngått mellom partene:</w:t>
      </w:r>
    </w:p>
    <w:p w14:paraId="533DFC90" w14:textId="77777777" w:rsidR="00FB5B12" w:rsidRDefault="00FB5B12" w:rsidP="009A7FB0">
      <w:pPr>
        <w:rPr>
          <w:rFonts w:cstheme="minorHAnsi"/>
        </w:rPr>
      </w:pPr>
    </w:p>
    <w:p w14:paraId="1AB853F1" w14:textId="735369CD" w:rsidR="00FB5B12" w:rsidRDefault="00914ACA" w:rsidP="00914ACA">
      <w:pPr>
        <w:tabs>
          <w:tab w:val="left" w:pos="2712"/>
        </w:tabs>
        <w:ind w:left="708"/>
        <w:rPr>
          <w:rFonts w:cstheme="minorHAnsi"/>
        </w:rPr>
      </w:pPr>
      <w:r w:rsidRPr="00914ACA">
        <w:rPr>
          <w:rFonts w:cstheme="minorHAnsi"/>
        </w:rPr>
        <w:t>Læringsplattform for Statens vegvesen</w:t>
      </w:r>
      <w:r>
        <w:rPr>
          <w:rFonts w:cstheme="minorHAnsi"/>
        </w:rPr>
        <w:t xml:space="preserve"> </w:t>
      </w:r>
      <w:r w:rsidRPr="00914ACA">
        <w:rPr>
          <w:rFonts w:cstheme="minorHAnsi"/>
        </w:rPr>
        <w:t>(Learning management system (LMS))</w:t>
      </w:r>
    </w:p>
    <w:p w14:paraId="138E5554" w14:textId="6662C0E3" w:rsidR="00793AD4" w:rsidRDefault="00257F1B" w:rsidP="00914ACA">
      <w:pPr>
        <w:tabs>
          <w:tab w:val="left" w:pos="2712"/>
        </w:tabs>
        <w:ind w:left="708"/>
        <w:rPr>
          <w:rFonts w:cstheme="minorHAnsi"/>
        </w:rPr>
      </w:pPr>
      <w:r w:rsidRPr="00257F1B">
        <w:rPr>
          <w:rFonts w:cstheme="minorHAnsi"/>
        </w:rPr>
        <w:t>Saksnummer: 25/223727</w:t>
      </w:r>
    </w:p>
    <w:p w14:paraId="7C4A7D45" w14:textId="4064368B" w:rsidR="00257F1B" w:rsidRDefault="00257F1B" w:rsidP="00914ACA">
      <w:pPr>
        <w:tabs>
          <w:tab w:val="left" w:pos="2712"/>
        </w:tabs>
        <w:ind w:left="708"/>
        <w:rPr>
          <w:rFonts w:cstheme="minorHAnsi"/>
        </w:rPr>
      </w:pPr>
      <w:r>
        <w:rPr>
          <w:rFonts w:cstheme="minorHAnsi"/>
        </w:rPr>
        <w:t>2026</w:t>
      </w:r>
    </w:p>
    <w:p w14:paraId="617F914F" w14:textId="77777777" w:rsidR="001D33D1" w:rsidRDefault="001D33D1" w:rsidP="009A7FB0">
      <w:pPr>
        <w:rPr>
          <w:rFonts w:cstheme="minorHAnsi"/>
        </w:rPr>
      </w:pPr>
    </w:p>
    <w:p w14:paraId="6FC8ADBB" w14:textId="77777777" w:rsidR="001D33D1" w:rsidRDefault="001D33D1" w:rsidP="009A7FB0">
      <w:pPr>
        <w:rPr>
          <w:rFonts w:cstheme="minorHAnsi"/>
        </w:rPr>
      </w:pPr>
    </w:p>
    <w:p w14:paraId="26763296" w14:textId="50961465" w:rsidR="0072430C" w:rsidRDefault="00B4001F" w:rsidP="009A7FB0">
      <w:pPr>
        <w:rPr>
          <w:rFonts w:cstheme="minorHAnsi"/>
        </w:rPr>
      </w:pPr>
      <w:r>
        <w:rPr>
          <w:rFonts w:cstheme="minorHAnsi"/>
        </w:rPr>
        <w:t>Behandlingen har følgende formål</w:t>
      </w:r>
      <w:r w:rsidR="0072430C" w:rsidRPr="003E5A15">
        <w:rPr>
          <w:rFonts w:cstheme="minorHAnsi"/>
        </w:rPr>
        <w:t>:</w:t>
      </w:r>
    </w:p>
    <w:p w14:paraId="3EB02F59" w14:textId="77777777" w:rsidR="004D0BEF" w:rsidRDefault="004D0BEF" w:rsidP="009A7FB0">
      <w:pPr>
        <w:rPr>
          <w:rFonts w:cstheme="minorHAnsi"/>
        </w:rPr>
      </w:pPr>
    </w:p>
    <w:p w14:paraId="7BDBDA25" w14:textId="237EB56A" w:rsidR="005E28F3" w:rsidRDefault="009725CB" w:rsidP="009725CB">
      <w:pPr>
        <w:ind w:left="708"/>
        <w:rPr>
          <w:rFonts w:cstheme="minorHAnsi"/>
        </w:rPr>
      </w:pPr>
      <w:r w:rsidRPr="009725CB">
        <w:rPr>
          <w:rFonts w:cstheme="minorHAnsi"/>
        </w:rPr>
        <w:t>Formålet med behandlingen er å støtte sikker og effektiv opplæring og kompetanseutvikling for interne og eksterne som må oppfylle Statens vegvesens kompetansekrav, samt å gi etaten nødvendig oversikt og datagrunnlag for styring, analyse og videre utvikling av kompetansearbeidet.</w:t>
      </w:r>
    </w:p>
    <w:p w14:paraId="448EA900" w14:textId="77777777" w:rsidR="004D0BEF" w:rsidRPr="00AE1831" w:rsidRDefault="004D0BEF" w:rsidP="009A7FB0">
      <w:pPr>
        <w:rPr>
          <w:rFonts w:cstheme="minorHAnsi"/>
        </w:rPr>
      </w:pPr>
    </w:p>
    <w:p w14:paraId="19CCDFE9" w14:textId="03EA77C4" w:rsidR="0072430C" w:rsidRDefault="00CD70F3" w:rsidP="009A7FB0">
      <w:pPr>
        <w:pStyle w:val="Heading2"/>
      </w:pPr>
      <w:bookmarkStart w:id="3" w:name="_Toc192247770"/>
      <w:r w:rsidRPr="00946BAE">
        <w:t>Databehandlerens</w:t>
      </w:r>
      <w:r w:rsidRPr="008E20B5">
        <w:t xml:space="preserve"> behandling av personopplysninger på vegne av den </w:t>
      </w:r>
      <w:r w:rsidR="00DE54E2" w:rsidRPr="008E20B5">
        <w:t>Behandlingsansvarlig</w:t>
      </w:r>
      <w:r w:rsidRPr="008E20B5">
        <w:t>e</w:t>
      </w:r>
      <w:bookmarkEnd w:id="3"/>
      <w:r w:rsidRPr="008E20B5">
        <w:t xml:space="preserve"> </w:t>
      </w:r>
    </w:p>
    <w:p w14:paraId="55013B52" w14:textId="77777777" w:rsidR="009E4F90" w:rsidRPr="009E4F90" w:rsidRDefault="009E4F90" w:rsidP="009A7FB0"/>
    <w:p w14:paraId="732474A4" w14:textId="28994AF2" w:rsidR="0072430C" w:rsidRDefault="0072430C" w:rsidP="009A7FB0">
      <w:r w:rsidRPr="00AF0BE4">
        <w:t xml:space="preserve">Databehandlerens behandling av personopplysninger på vegne av den </w:t>
      </w:r>
      <w:r w:rsidRPr="00A57F07">
        <w:t>Behandlingsansvarlig</w:t>
      </w:r>
      <w:r w:rsidRPr="00AF0BE4">
        <w:t>e omhandler (karakteren av behandlingen):</w:t>
      </w:r>
    </w:p>
    <w:p w14:paraId="12E44627" w14:textId="77777777" w:rsidR="004D0BEF" w:rsidRDefault="004D0BEF" w:rsidP="009A7FB0"/>
    <w:p w14:paraId="3A9B0085" w14:textId="2E322708" w:rsidR="004D0BEF" w:rsidRPr="00A57F07" w:rsidRDefault="00F06155" w:rsidP="004D0BEF">
      <w:pPr>
        <w:ind w:left="708"/>
      </w:pPr>
      <w:r w:rsidRPr="00F06155">
        <w:t xml:space="preserve">Databehandlerens behandling omfatter </w:t>
      </w:r>
      <w:r w:rsidRPr="00800841">
        <w:t>drift</w:t>
      </w:r>
      <w:r w:rsidRPr="00F06155">
        <w:t>, vedlikehold og teknisk tilrettelegging av læringsplattformen, herunder lagring, strukturering, tilgjengeliggjøring og administrasjon av personopplysninger som er nødvendige for å gjennomføre, dokumentere og følge opp opplærings</w:t>
      </w:r>
      <w:r w:rsidRPr="00F06155">
        <w:rPr>
          <w:rFonts w:ascii="Cambria Math" w:hAnsi="Cambria Math" w:cs="Cambria Math"/>
        </w:rPr>
        <w:t>‑</w:t>
      </w:r>
      <w:r w:rsidRPr="00F06155">
        <w:t xml:space="preserve"> og kompetanseaktiviteter p</w:t>
      </w:r>
      <w:r w:rsidRPr="00F06155">
        <w:rPr>
          <w:rFonts w:ascii="Calibri" w:hAnsi="Calibri" w:cs="Calibri"/>
        </w:rPr>
        <w:t>å</w:t>
      </w:r>
      <w:r w:rsidRPr="00F06155">
        <w:t xml:space="preserve"> vegne av den behandlingsansvarlige. Behandlingen skjer kun etter instruks fra den behandlingsansvarlige og omfatter ikke selvstendige form</w:t>
      </w:r>
      <w:r w:rsidRPr="00F06155">
        <w:rPr>
          <w:rFonts w:ascii="Calibri" w:hAnsi="Calibri" w:cs="Calibri"/>
        </w:rPr>
        <w:t>å</w:t>
      </w:r>
      <w:r w:rsidRPr="00F06155">
        <w:t>l.</w:t>
      </w:r>
    </w:p>
    <w:p w14:paraId="730A7481" w14:textId="47E6BE1F" w:rsidR="0072430C" w:rsidRDefault="0072430C" w:rsidP="009A7FB0"/>
    <w:p w14:paraId="62875AB3" w14:textId="5510357F" w:rsidR="00D23D3F" w:rsidRDefault="00D23D3F">
      <w:pPr>
        <w:spacing w:after="160" w:line="259" w:lineRule="auto"/>
        <w:rPr>
          <w:b/>
        </w:rPr>
      </w:pPr>
    </w:p>
    <w:p w14:paraId="50211BB4" w14:textId="77777777" w:rsidR="00CD70F3" w:rsidRPr="00506F16" w:rsidRDefault="00CD70F3" w:rsidP="009A7FB0">
      <w:pPr>
        <w:pStyle w:val="ListParagraph"/>
        <w:ind w:left="783"/>
        <w:rPr>
          <w:b/>
        </w:rPr>
      </w:pPr>
    </w:p>
    <w:p w14:paraId="74F86F37" w14:textId="59743E4F" w:rsidR="0072430C" w:rsidRDefault="007E0B17" w:rsidP="009A7FB0">
      <w:pPr>
        <w:pStyle w:val="Heading2"/>
      </w:pPr>
      <w:bookmarkStart w:id="4" w:name="_Toc192247771"/>
      <w:r>
        <w:t>Typer</w:t>
      </w:r>
      <w:r w:rsidRPr="009E4F90">
        <w:t xml:space="preserve"> </w:t>
      </w:r>
      <w:r w:rsidR="0072430C" w:rsidRPr="009E4F90">
        <w:t>av personopplysninger</w:t>
      </w:r>
      <w:bookmarkEnd w:id="4"/>
    </w:p>
    <w:p w14:paraId="11779E5A" w14:textId="77777777" w:rsidR="009E4F90" w:rsidRPr="009E4F90" w:rsidRDefault="009E4F90" w:rsidP="009A7FB0"/>
    <w:p w14:paraId="58A91C28" w14:textId="499FBA0B" w:rsidR="00CD70F3" w:rsidRDefault="00CD70F3" w:rsidP="009A7FB0">
      <w:r w:rsidRPr="00AF0BE4">
        <w:t>Behandlingen omfatter følgende typer av personopplysninger om de registrerte</w:t>
      </w:r>
      <w:r w:rsidR="00CD2FA1">
        <w:t xml:space="preserve"> (</w:t>
      </w:r>
      <w:r w:rsidR="00E9079C">
        <w:t>flere valg mulig</w:t>
      </w:r>
      <w:r w:rsidR="00CD2FA1">
        <w:t>)</w:t>
      </w:r>
      <w:r w:rsidRPr="00AF0BE4">
        <w:t>:</w:t>
      </w:r>
    </w:p>
    <w:p w14:paraId="5035A351" w14:textId="77777777" w:rsidR="008744B6" w:rsidRPr="00AF0BE4" w:rsidRDefault="008744B6" w:rsidP="009A7FB0"/>
    <w:tbl>
      <w:tblPr>
        <w:tblStyle w:val="TableGrid"/>
        <w:tblW w:w="0" w:type="auto"/>
        <w:tblLook w:val="04A0" w:firstRow="1" w:lastRow="0" w:firstColumn="1" w:lastColumn="0" w:noHBand="0" w:noVBand="1"/>
      </w:tblPr>
      <w:tblGrid>
        <w:gridCol w:w="562"/>
        <w:gridCol w:w="8500"/>
      </w:tblGrid>
      <w:tr w:rsidR="008744B6" w14:paraId="454276F9" w14:textId="77777777" w:rsidTr="4FE8E68F">
        <w:sdt>
          <w:sdtPr>
            <w:rPr>
              <w:rFonts w:asciiTheme="minorHAnsi" w:hAnsiTheme="minorHAnsi" w:cstheme="minorBidi"/>
              <w:color w:val="000000" w:themeColor="text1"/>
            </w:rPr>
            <w:id w:val="610481717"/>
            <w14:checkbox>
              <w14:checked w14:val="0"/>
              <w14:checkedState w14:val="2612" w14:font="MS Gothic"/>
              <w14:uncheckedState w14:val="2610" w14:font="MS Gothic"/>
            </w14:checkbox>
          </w:sdtPr>
          <w:sdtEndPr/>
          <w:sdtContent>
            <w:tc>
              <w:tcPr>
                <w:tcW w:w="562" w:type="dxa"/>
              </w:tcPr>
              <w:p w14:paraId="3BDA5ECC" w14:textId="712B904E" w:rsidR="008744B6" w:rsidRPr="003B70ED" w:rsidRDefault="00290313" w:rsidP="000155EB">
                <w:pPr>
                  <w:pStyle w:val="BodyText"/>
                  <w:rPr>
                    <w:rFonts w:asciiTheme="minorHAnsi" w:hAnsiTheme="minorHAnsi" w:cstheme="minorHAnsi"/>
                    <w:iCs/>
                    <w:color w:val="FF0000"/>
                  </w:rPr>
                </w:pPr>
                <w:r w:rsidRPr="003B70ED">
                  <w:rPr>
                    <w:rFonts w:ascii="MS Gothic" w:eastAsia="MS Gothic" w:hAnsi="MS Gothic" w:cstheme="minorHAnsi" w:hint="eastAsia"/>
                    <w:iCs/>
                    <w:color w:val="000000" w:themeColor="text1"/>
                  </w:rPr>
                  <w:t>☐</w:t>
                </w:r>
              </w:p>
            </w:tc>
          </w:sdtContent>
        </w:sdt>
        <w:tc>
          <w:tcPr>
            <w:tcW w:w="8500" w:type="dxa"/>
          </w:tcPr>
          <w:p w14:paraId="7BE941AE" w14:textId="6083B3ED" w:rsidR="008744B6" w:rsidRPr="003B70ED" w:rsidRDefault="7CD10C5E" w:rsidP="4FE8E68F">
            <w:pPr>
              <w:pStyle w:val="BodyText"/>
              <w:rPr>
                <w:ins w:id="5" w:author="Forfatter"/>
                <w:rFonts w:asciiTheme="minorHAnsi" w:hAnsiTheme="minorHAnsi" w:cstheme="minorBidi"/>
                <w:i/>
                <w:iCs/>
                <w:color w:val="000000" w:themeColor="text1"/>
              </w:rPr>
            </w:pPr>
            <w:r w:rsidRPr="4FE8E68F">
              <w:rPr>
                <w:rFonts w:asciiTheme="minorHAnsi" w:hAnsiTheme="minorHAnsi" w:cstheme="minorBidi"/>
                <w:i/>
                <w:iCs/>
                <w:color w:val="000000" w:themeColor="text1"/>
              </w:rPr>
              <w:t>Særlige kategorier av personopplysninger i henhold til GDPR artikkel 9 (1)</w:t>
            </w:r>
            <w:r w:rsidR="063A66FF" w:rsidRPr="4FE8E68F">
              <w:rPr>
                <w:rFonts w:asciiTheme="minorHAnsi" w:hAnsiTheme="minorHAnsi" w:cstheme="minorBidi"/>
                <w:i/>
                <w:iCs/>
                <w:color w:val="000000" w:themeColor="text1"/>
              </w:rPr>
              <w:t>:</w:t>
            </w:r>
          </w:p>
          <w:p w14:paraId="43739C5D" w14:textId="520A4928" w:rsidR="008744B6" w:rsidRPr="003B70ED" w:rsidRDefault="19842940" w:rsidP="4FE8E68F">
            <w:pPr>
              <w:pStyle w:val="BodyText"/>
            </w:pPr>
            <w:r w:rsidRPr="4FE8E68F">
              <w:rPr>
                <w:rFonts w:ascii="Calibri" w:eastAsia="Calibri" w:hAnsi="Calibri" w:cs="Calibri"/>
                <w:color w:val="000000" w:themeColor="text1"/>
                <w:szCs w:val="24"/>
              </w:rPr>
              <w:t>&lt;</w:t>
            </w:r>
            <w:r w:rsidRPr="4FE8E68F">
              <w:rPr>
                <w:rFonts w:ascii="Calibri" w:eastAsia="Calibri" w:hAnsi="Calibri" w:cs="Calibri"/>
                <w:i/>
                <w:iCs/>
                <w:color w:val="000000" w:themeColor="text1"/>
                <w:szCs w:val="24"/>
                <w:highlight w:val="yellow"/>
              </w:rPr>
              <w:t>Angi type, f.eks. helseopplysninger, rasemessig eller etnisk opprinnelse eller fagforeningstilhørighet</w:t>
            </w:r>
            <w:r w:rsidRPr="4FE8E68F">
              <w:rPr>
                <w:rFonts w:ascii="Calibri" w:eastAsia="Calibri" w:hAnsi="Calibri" w:cs="Calibri"/>
                <w:color w:val="000000" w:themeColor="text1"/>
                <w:szCs w:val="24"/>
                <w:highlight w:val="yellow"/>
              </w:rPr>
              <w:t>&gt;</w:t>
            </w:r>
          </w:p>
        </w:tc>
      </w:tr>
      <w:tr w:rsidR="00CD2FA1" w14:paraId="19BD6F96" w14:textId="77777777" w:rsidTr="4FE8E68F">
        <w:sdt>
          <w:sdtPr>
            <w:rPr>
              <w:rFonts w:asciiTheme="minorHAnsi" w:hAnsiTheme="minorHAnsi" w:cstheme="minorBidi"/>
              <w:color w:val="000000" w:themeColor="text1"/>
            </w:rPr>
            <w:id w:val="1908263039"/>
            <w14:checkbox>
              <w14:checked w14:val="0"/>
              <w14:checkedState w14:val="2612" w14:font="MS Gothic"/>
              <w14:uncheckedState w14:val="2610" w14:font="MS Gothic"/>
            </w14:checkbox>
          </w:sdtPr>
          <w:sdtEndPr/>
          <w:sdtContent>
            <w:tc>
              <w:tcPr>
                <w:tcW w:w="562" w:type="dxa"/>
              </w:tcPr>
              <w:p w14:paraId="4D73B16E" w14:textId="0F83C4B2" w:rsidR="00CD2FA1" w:rsidRPr="003B70ED" w:rsidRDefault="00F34393" w:rsidP="00CD2FA1">
                <w:pPr>
                  <w:pStyle w:val="BodyText"/>
                  <w:rPr>
                    <w:rFonts w:asciiTheme="minorHAnsi" w:hAnsiTheme="minorHAnsi" w:cstheme="minorHAnsi"/>
                    <w:iCs/>
                    <w:color w:val="000000" w:themeColor="text1"/>
                  </w:rPr>
                </w:pPr>
                <w:r>
                  <w:rPr>
                    <w:rFonts w:ascii="MS Gothic" w:eastAsia="MS Gothic" w:hAnsi="MS Gothic" w:cstheme="minorHAnsi" w:hint="eastAsia"/>
                    <w:iCs/>
                    <w:color w:val="000000" w:themeColor="text1"/>
                  </w:rPr>
                  <w:t>☐</w:t>
                </w:r>
              </w:p>
            </w:tc>
          </w:sdtContent>
        </w:sdt>
        <w:tc>
          <w:tcPr>
            <w:tcW w:w="8500" w:type="dxa"/>
          </w:tcPr>
          <w:p w14:paraId="2EDF9ADF" w14:textId="4FB683BF" w:rsidR="009D1EA5" w:rsidRDefault="00AB1219" w:rsidP="00CD2FA1">
            <w:pPr>
              <w:pStyle w:val="BodyText"/>
              <w:rPr>
                <w:rFonts w:asciiTheme="minorHAnsi" w:hAnsiTheme="minorHAnsi" w:cstheme="minorHAnsi"/>
                <w:i/>
                <w:iCs/>
                <w:color w:val="000000" w:themeColor="text1"/>
              </w:rPr>
            </w:pPr>
            <w:r w:rsidRPr="003B70ED">
              <w:rPr>
                <w:rFonts w:asciiTheme="minorHAnsi" w:hAnsiTheme="minorHAnsi" w:cstheme="minorHAnsi"/>
                <w:i/>
                <w:iCs/>
                <w:color w:val="000000" w:themeColor="text1"/>
              </w:rPr>
              <w:t>Andre opplysninger med særlig behov for beskyttelse</w:t>
            </w:r>
            <w:r w:rsidR="009D1EA5" w:rsidRPr="003B70ED">
              <w:rPr>
                <w:rFonts w:asciiTheme="minorHAnsi" w:hAnsiTheme="minorHAnsi" w:cstheme="minorHAnsi"/>
                <w:i/>
                <w:iCs/>
                <w:color w:val="000000" w:themeColor="text1"/>
              </w:rPr>
              <w:t>:</w:t>
            </w:r>
          </w:p>
          <w:p w14:paraId="6A6AAEB6" w14:textId="6BEB42E9" w:rsidR="00CD2FA1" w:rsidRPr="00E07C51" w:rsidRDefault="584C2E4D" w:rsidP="00B677DA">
            <w:pPr>
              <w:pStyle w:val="BodyText"/>
            </w:pPr>
            <w:r w:rsidRPr="4FE8E68F">
              <w:rPr>
                <w:rFonts w:ascii="Calibri" w:eastAsia="Calibri" w:hAnsi="Calibri" w:cs="Calibri"/>
                <w:i/>
                <w:iCs/>
                <w:color w:val="000000" w:themeColor="text1"/>
                <w:szCs w:val="24"/>
              </w:rPr>
              <w:t>&lt;</w:t>
            </w:r>
            <w:r w:rsidRPr="4FE8E68F">
              <w:rPr>
                <w:rFonts w:ascii="Calibri" w:eastAsia="Calibri" w:hAnsi="Calibri" w:cs="Calibri"/>
                <w:i/>
                <w:iCs/>
                <w:color w:val="000000" w:themeColor="text1"/>
                <w:szCs w:val="24"/>
                <w:highlight w:val="yellow"/>
              </w:rPr>
              <w:t>Angi type, f.eks. fødselsnummer, opplysninger om økonomi, prestasjonsvurderinger i ansettelsesforhold osv</w:t>
            </w:r>
            <w:r w:rsidRPr="4FE8E68F">
              <w:rPr>
                <w:rFonts w:ascii="Calibri" w:eastAsia="Calibri" w:hAnsi="Calibri" w:cs="Calibri"/>
                <w:i/>
                <w:iCs/>
                <w:color w:val="000000" w:themeColor="text1"/>
                <w:szCs w:val="24"/>
              </w:rPr>
              <w:t>.&gt;</w:t>
            </w:r>
          </w:p>
        </w:tc>
      </w:tr>
      <w:tr w:rsidR="00CD2FA1" w14:paraId="775A4667" w14:textId="77777777" w:rsidTr="4FE8E68F">
        <w:sdt>
          <w:sdtPr>
            <w:rPr>
              <w:rFonts w:asciiTheme="minorHAnsi" w:hAnsiTheme="minorHAnsi" w:cstheme="minorBidi"/>
              <w:color w:val="000000" w:themeColor="text1"/>
            </w:rPr>
            <w:id w:val="154504889"/>
            <w14:checkbox>
              <w14:checked w14:val="0"/>
              <w14:checkedState w14:val="2612" w14:font="MS Gothic"/>
              <w14:uncheckedState w14:val="2610" w14:font="MS Gothic"/>
            </w14:checkbox>
          </w:sdtPr>
          <w:sdtEndPr/>
          <w:sdtContent>
            <w:tc>
              <w:tcPr>
                <w:tcW w:w="562" w:type="dxa"/>
              </w:tcPr>
              <w:p w14:paraId="7B38DA90" w14:textId="51763053" w:rsidR="00CD2FA1" w:rsidRPr="003B70ED" w:rsidRDefault="00F34393" w:rsidP="00CD2FA1">
                <w:pPr>
                  <w:pStyle w:val="BodyText"/>
                  <w:rPr>
                    <w:rFonts w:asciiTheme="minorHAnsi" w:hAnsiTheme="minorHAnsi" w:cstheme="minorHAnsi"/>
                    <w:iCs/>
                    <w:color w:val="000000" w:themeColor="text1"/>
                  </w:rPr>
                </w:pPr>
                <w:r>
                  <w:rPr>
                    <w:rFonts w:ascii="MS Gothic" w:eastAsia="MS Gothic" w:hAnsi="MS Gothic" w:cstheme="minorHAnsi" w:hint="eastAsia"/>
                    <w:iCs/>
                    <w:color w:val="000000" w:themeColor="text1"/>
                  </w:rPr>
                  <w:t>☐</w:t>
                </w:r>
              </w:p>
            </w:tc>
          </w:sdtContent>
        </w:sdt>
        <w:tc>
          <w:tcPr>
            <w:tcW w:w="8500" w:type="dxa"/>
          </w:tcPr>
          <w:p w14:paraId="7F8DE37F" w14:textId="77777777" w:rsidR="00CD2FA1" w:rsidRPr="003B70ED" w:rsidRDefault="00CD2FA1" w:rsidP="00CD2FA1">
            <w:pPr>
              <w:pStyle w:val="BodyText"/>
              <w:rPr>
                <w:rFonts w:asciiTheme="minorHAnsi" w:hAnsiTheme="minorHAnsi" w:cstheme="minorHAnsi"/>
                <w:i/>
                <w:iCs/>
                <w:color w:val="000000" w:themeColor="text1"/>
              </w:rPr>
            </w:pPr>
            <w:r w:rsidRPr="003B70ED">
              <w:rPr>
                <w:rFonts w:asciiTheme="minorHAnsi" w:hAnsiTheme="minorHAnsi" w:cstheme="minorHAnsi"/>
                <w:i/>
                <w:iCs/>
                <w:color w:val="000000" w:themeColor="text1"/>
              </w:rPr>
              <w:t>Andre personopplysninger</w:t>
            </w:r>
            <w:r w:rsidR="009D1EA5" w:rsidRPr="003B70ED">
              <w:rPr>
                <w:rFonts w:asciiTheme="minorHAnsi" w:hAnsiTheme="minorHAnsi" w:cstheme="minorHAnsi"/>
                <w:i/>
                <w:iCs/>
                <w:color w:val="000000" w:themeColor="text1"/>
              </w:rPr>
              <w:t>:</w:t>
            </w:r>
          </w:p>
          <w:p w14:paraId="4F25C743" w14:textId="443FECF7" w:rsidR="003B70ED" w:rsidRPr="003B70ED" w:rsidRDefault="27CF1370" w:rsidP="00B677DA">
            <w:pPr>
              <w:pStyle w:val="BodyText"/>
              <w:rPr>
                <w:rFonts w:asciiTheme="minorHAnsi" w:hAnsiTheme="minorHAnsi" w:cstheme="minorBidi"/>
                <w:color w:val="000000" w:themeColor="text1"/>
              </w:rPr>
            </w:pPr>
            <w:r w:rsidRPr="4FE8E68F">
              <w:rPr>
                <w:rFonts w:ascii="Calibri" w:eastAsia="Calibri" w:hAnsi="Calibri" w:cs="Calibri"/>
                <w:i/>
                <w:iCs/>
                <w:color w:val="000000" w:themeColor="text1"/>
                <w:szCs w:val="24"/>
              </w:rPr>
              <w:t>&lt;</w:t>
            </w:r>
            <w:r w:rsidRPr="4FE8E68F">
              <w:rPr>
                <w:rFonts w:ascii="Calibri" w:eastAsia="Calibri" w:hAnsi="Calibri" w:cs="Calibri"/>
                <w:i/>
                <w:iCs/>
                <w:color w:val="000000" w:themeColor="text1"/>
                <w:szCs w:val="24"/>
                <w:highlight w:val="yellow"/>
              </w:rPr>
              <w:t>Angi type, f.eks. navn og kontaktinformasjon, utdanning, kommunikasjonspreferanser osv.&gt;</w:t>
            </w:r>
          </w:p>
        </w:tc>
      </w:tr>
    </w:tbl>
    <w:p w14:paraId="192F9F04" w14:textId="45B07C85" w:rsidR="008744B6" w:rsidRDefault="008744B6" w:rsidP="000155EB">
      <w:pPr>
        <w:pStyle w:val="BodyText"/>
        <w:rPr>
          <w:rFonts w:asciiTheme="minorHAnsi" w:hAnsiTheme="minorHAnsi" w:cstheme="minorHAnsi"/>
          <w:iCs/>
          <w:color w:val="767171" w:themeColor="background2" w:themeShade="80"/>
        </w:rPr>
      </w:pPr>
    </w:p>
    <w:p w14:paraId="49024438" w14:textId="77777777" w:rsidR="000155EB" w:rsidRDefault="000155EB" w:rsidP="000155EB">
      <w:pPr>
        <w:pStyle w:val="BodyText"/>
        <w:rPr>
          <w:rFonts w:asciiTheme="minorHAnsi" w:hAnsiTheme="minorHAnsi" w:cstheme="minorHAnsi"/>
          <w:color w:val="FF0000"/>
        </w:rPr>
      </w:pPr>
    </w:p>
    <w:p w14:paraId="67E6E427" w14:textId="50CAA1EE" w:rsidR="000155EB" w:rsidRPr="002A6553" w:rsidRDefault="002A6553" w:rsidP="00946BAE">
      <w:pPr>
        <w:pStyle w:val="Heading2"/>
      </w:pPr>
      <w:bookmarkStart w:id="6" w:name="_Toc192247772"/>
      <w:r w:rsidRPr="00946BAE">
        <w:t>K</w:t>
      </w:r>
      <w:r w:rsidR="000155EB" w:rsidRPr="00946BAE">
        <w:t>ategorier</w:t>
      </w:r>
      <w:r w:rsidR="000155EB" w:rsidRPr="002A6553">
        <w:t xml:space="preserve"> av registrerte</w:t>
      </w:r>
      <w:bookmarkEnd w:id="6"/>
    </w:p>
    <w:p w14:paraId="619EC7F7" w14:textId="6F4240D3" w:rsidR="00272AF0" w:rsidRDefault="00272AF0" w:rsidP="00476206">
      <w:r w:rsidRPr="00A5794F">
        <w:t>Behandlingen omfatter følgende kategorier av registrerte:</w:t>
      </w:r>
    </w:p>
    <w:p w14:paraId="653726C6" w14:textId="77777777" w:rsidR="00E07C51" w:rsidRDefault="00E07C51" w:rsidP="00476206"/>
    <w:p w14:paraId="67E756A7" w14:textId="7768C706" w:rsidR="00E07C51" w:rsidRDefault="00E07C51" w:rsidP="00B677DA">
      <w:pPr>
        <w:pStyle w:val="ListParagraph"/>
        <w:numPr>
          <w:ilvl w:val="0"/>
          <w:numId w:val="50"/>
        </w:numPr>
      </w:pPr>
      <w:r>
        <w:t>Ansatte i Statens vegvesen.</w:t>
      </w:r>
    </w:p>
    <w:p w14:paraId="544C7FA3" w14:textId="367E0360" w:rsidR="003362BC" w:rsidRDefault="003362BC" w:rsidP="00B677DA">
      <w:pPr>
        <w:pStyle w:val="ListParagraph"/>
        <w:numPr>
          <w:ilvl w:val="0"/>
          <w:numId w:val="50"/>
        </w:numPr>
      </w:pPr>
      <w:r>
        <w:t>Innleide konsulenter og vikarer</w:t>
      </w:r>
    </w:p>
    <w:p w14:paraId="3DD3903E" w14:textId="4059C087" w:rsidR="00B74490" w:rsidRDefault="00B74490" w:rsidP="00B677DA">
      <w:pPr>
        <w:pStyle w:val="ListParagraph"/>
        <w:numPr>
          <w:ilvl w:val="0"/>
          <w:numId w:val="50"/>
        </w:numPr>
      </w:pPr>
      <w:r>
        <w:t>E</w:t>
      </w:r>
      <w:r w:rsidRPr="00B74490">
        <w:t>ksterne som er ansatt i andre virksomheter, når det fra etatens side er krav eller interesse for at de har nødvendig kompetanse for deres oppgaveutførelse</w:t>
      </w:r>
    </w:p>
    <w:p w14:paraId="615EDB8B" w14:textId="77777777" w:rsidR="0063484D" w:rsidRDefault="0063484D" w:rsidP="00CD70F3">
      <w:pPr>
        <w:rPr>
          <w:rFonts w:cstheme="minorHAnsi"/>
          <w:i/>
          <w:color w:val="767171" w:themeColor="background2" w:themeShade="80"/>
        </w:rPr>
      </w:pPr>
    </w:p>
    <w:p w14:paraId="57137540" w14:textId="77777777" w:rsidR="0063484D" w:rsidRDefault="0063484D" w:rsidP="00CD70F3">
      <w:pPr>
        <w:rPr>
          <w:rFonts w:cstheme="minorHAnsi"/>
          <w:i/>
          <w:color w:val="767171" w:themeColor="background2" w:themeShade="80"/>
        </w:rPr>
      </w:pPr>
    </w:p>
    <w:p w14:paraId="2085EA13" w14:textId="77777777" w:rsidR="0063484D" w:rsidRDefault="0063484D" w:rsidP="0063484D">
      <w:pPr>
        <w:pStyle w:val="Heading2"/>
      </w:pPr>
      <w:bookmarkStart w:id="7" w:name="_Toc192247773"/>
      <w:r>
        <w:t>Varighet av behandlingen</w:t>
      </w:r>
      <w:bookmarkEnd w:id="7"/>
    </w:p>
    <w:p w14:paraId="4C719BDD" w14:textId="4DD34BE8" w:rsidR="0063484D" w:rsidRDefault="0063484D" w:rsidP="0063484D">
      <w:r>
        <w:t>Databehandlers behandling av personopplysninger under Hovedavtalen kan påbegynne når Databehandleravtalen har trådt i kraft. Behandlingen har følgende varighet</w:t>
      </w:r>
      <w:r w:rsidR="00E9079C">
        <w:t xml:space="preserve"> (velg ett alternativ)</w:t>
      </w:r>
      <w:r>
        <w:t>:</w:t>
      </w:r>
    </w:p>
    <w:p w14:paraId="3D7559A2" w14:textId="77777777" w:rsidR="0063484D" w:rsidRDefault="0063484D" w:rsidP="0063484D"/>
    <w:tbl>
      <w:tblPr>
        <w:tblStyle w:val="TableGrid"/>
        <w:tblW w:w="0" w:type="auto"/>
        <w:tblLook w:val="04A0" w:firstRow="1" w:lastRow="0" w:firstColumn="1" w:lastColumn="0" w:noHBand="0" w:noVBand="1"/>
      </w:tblPr>
      <w:tblGrid>
        <w:gridCol w:w="704"/>
        <w:gridCol w:w="8358"/>
      </w:tblGrid>
      <w:tr w:rsidR="0063484D" w14:paraId="2ABC2044" w14:textId="77777777" w:rsidTr="0063484D">
        <w:trPr>
          <w:trHeight w:val="454"/>
        </w:trPr>
        <w:sdt>
          <w:sdtPr>
            <w:id w:val="-1988925124"/>
            <w14:checkbox>
              <w14:checked w14:val="1"/>
              <w14:checkedState w14:val="2612" w14:font="MS Gothic"/>
              <w14:uncheckedState w14:val="2610" w14:font="MS Gothic"/>
            </w14:checkbox>
          </w:sdtPr>
          <w:sdtEndPr/>
          <w:sdtContent>
            <w:tc>
              <w:tcPr>
                <w:tcW w:w="704" w:type="dxa"/>
                <w:vAlign w:val="center"/>
              </w:tcPr>
              <w:p w14:paraId="55E10BF7" w14:textId="325BB64E" w:rsidR="0063484D" w:rsidRPr="00A73194" w:rsidRDefault="00A73194" w:rsidP="0063484D">
                <w:r>
                  <w:rPr>
                    <w:rFonts w:ascii="MS Gothic" w:eastAsia="MS Gothic" w:hAnsi="MS Gothic" w:hint="eastAsia"/>
                  </w:rPr>
                  <w:t>☒</w:t>
                </w:r>
              </w:p>
            </w:tc>
          </w:sdtContent>
        </w:sdt>
        <w:tc>
          <w:tcPr>
            <w:tcW w:w="8358" w:type="dxa"/>
            <w:vAlign w:val="center"/>
          </w:tcPr>
          <w:p w14:paraId="3594DBAC" w14:textId="77777777" w:rsidR="0063484D" w:rsidRPr="00A73194" w:rsidRDefault="0063484D" w:rsidP="0063484D">
            <w:r w:rsidRPr="00A73194">
              <w:t>Behandlingen er ikke tidsbegrenset, og varer frem til opphør av Hovedavtalen.</w:t>
            </w:r>
          </w:p>
        </w:tc>
      </w:tr>
      <w:tr w:rsidR="00023E2C" w14:paraId="56BA0776" w14:textId="77777777" w:rsidTr="0063484D">
        <w:trPr>
          <w:trHeight w:val="454"/>
        </w:trPr>
        <w:sdt>
          <w:sdtPr>
            <w:id w:val="1373268370"/>
            <w14:checkbox>
              <w14:checked w14:val="0"/>
              <w14:checkedState w14:val="2612" w14:font="MS Gothic"/>
              <w14:uncheckedState w14:val="2610" w14:font="MS Gothic"/>
            </w14:checkbox>
          </w:sdtPr>
          <w:sdtEndPr/>
          <w:sdtContent>
            <w:tc>
              <w:tcPr>
                <w:tcW w:w="704" w:type="dxa"/>
                <w:vAlign w:val="center"/>
              </w:tcPr>
              <w:p w14:paraId="6A97E488" w14:textId="5397863C" w:rsidR="00023E2C" w:rsidRPr="00A73194" w:rsidRDefault="00023E2C" w:rsidP="00023E2C">
                <w:pPr>
                  <w:rPr>
                    <w:rFonts w:ascii="MS Gothic" w:eastAsia="MS Gothic" w:hAnsi="MS Gothic"/>
                  </w:rPr>
                </w:pPr>
                <w:r w:rsidRPr="00A73194">
                  <w:rPr>
                    <w:rFonts w:ascii="MS Gothic" w:eastAsia="MS Gothic" w:hAnsi="MS Gothic" w:hint="eastAsia"/>
                  </w:rPr>
                  <w:t>☐</w:t>
                </w:r>
              </w:p>
            </w:tc>
          </w:sdtContent>
        </w:sdt>
        <w:tc>
          <w:tcPr>
            <w:tcW w:w="8358" w:type="dxa"/>
            <w:vAlign w:val="center"/>
          </w:tcPr>
          <w:p w14:paraId="60271769" w14:textId="6E305408" w:rsidR="00023E2C" w:rsidRPr="00A73194" w:rsidRDefault="00023E2C" w:rsidP="00981DF9">
            <w:r w:rsidRPr="00A73194">
              <w:t xml:space="preserve">Behandlingen er tidsbegrenset, og gjelder frem til </w:t>
            </w:r>
            <w:r w:rsidR="00704EBE" w:rsidRPr="00A73194">
              <w:rPr>
                <w:i/>
              </w:rPr>
              <w:t>&lt;</w:t>
            </w:r>
            <w:r w:rsidRPr="00A73194">
              <w:rPr>
                <w:i/>
              </w:rPr>
              <w:t>angi dato eller kriterium for avslutning, eksempelvis avslutningen av et prosjekt. Merk at behandlingen normalt ikke kan avslutte før Hovedavtalen utløper</w:t>
            </w:r>
            <w:r w:rsidR="00704EBE" w:rsidRPr="00A73194">
              <w:rPr>
                <w:i/>
              </w:rPr>
              <w:t>&gt;</w:t>
            </w:r>
            <w:r w:rsidRPr="00A73194">
              <w:rPr>
                <w:i/>
              </w:rPr>
              <w:t>.</w:t>
            </w:r>
          </w:p>
        </w:tc>
      </w:tr>
    </w:tbl>
    <w:p w14:paraId="0E2E8ED2" w14:textId="50C606C6" w:rsidR="0063484D" w:rsidRDefault="0063484D" w:rsidP="0063484D"/>
    <w:p w14:paraId="57FEC646" w14:textId="42A00D85" w:rsidR="0063484D" w:rsidRDefault="0063484D" w:rsidP="0063484D">
      <w:r>
        <w:t xml:space="preserve">Ved opphør </w:t>
      </w:r>
      <w:r w:rsidR="00566CE9">
        <w:t xml:space="preserve">(av avtalen eller en </w:t>
      </w:r>
      <w:r w:rsidR="00A17470">
        <w:t xml:space="preserve">behandling) </w:t>
      </w:r>
      <w:r>
        <w:t>skal personopplysninger tilbakeleveres</w:t>
      </w:r>
      <w:r w:rsidR="002E26C1">
        <w:t xml:space="preserve"> og slettes</w:t>
      </w:r>
      <w:r>
        <w:t xml:space="preserve"> i samsvar med </w:t>
      </w:r>
      <w:r w:rsidR="007E2283">
        <w:t xml:space="preserve">Databehandleravtalen punkt 12 og </w:t>
      </w:r>
      <w:r>
        <w:t>instruksjonene i Bilag C.</w:t>
      </w:r>
    </w:p>
    <w:p w14:paraId="7153F59A" w14:textId="75DA652A" w:rsidR="00CD70F3" w:rsidRPr="004B0E6C" w:rsidRDefault="00CD70F3" w:rsidP="00D23D3F">
      <w:pPr>
        <w:spacing w:after="160" w:line="259" w:lineRule="auto"/>
      </w:pPr>
      <w:bookmarkStart w:id="8" w:name="_Toc10208783"/>
      <w:bookmarkStart w:id="9" w:name="_Toc10359584"/>
      <w:bookmarkStart w:id="10" w:name="_Toc10362687"/>
      <w:bookmarkStart w:id="11" w:name="_Toc10362917"/>
      <w:bookmarkStart w:id="12" w:name="_Toc10362981"/>
      <w:bookmarkStart w:id="13" w:name="_Toc10364458"/>
      <w:bookmarkStart w:id="14" w:name="_Toc10208784"/>
      <w:bookmarkStart w:id="15" w:name="_Toc10359585"/>
      <w:bookmarkStart w:id="16" w:name="_Toc10362688"/>
      <w:bookmarkStart w:id="17" w:name="_Toc10362918"/>
      <w:bookmarkStart w:id="18" w:name="_Toc10362982"/>
      <w:bookmarkStart w:id="19" w:name="_Toc10364459"/>
      <w:bookmarkStart w:id="20" w:name="_Toc10208785"/>
      <w:bookmarkStart w:id="21" w:name="_Toc10359586"/>
      <w:bookmarkStart w:id="22" w:name="_Toc10362689"/>
      <w:bookmarkStart w:id="23" w:name="_Toc10362919"/>
      <w:bookmarkStart w:id="24" w:name="_Toc10362983"/>
      <w:bookmarkStart w:id="25" w:name="_Toc10364460"/>
      <w:bookmarkStart w:id="26" w:name="_Toc10208786"/>
      <w:bookmarkStart w:id="27" w:name="_Toc10359587"/>
      <w:bookmarkStart w:id="28" w:name="_Toc10362690"/>
      <w:bookmarkStart w:id="29" w:name="_Toc10362920"/>
      <w:bookmarkStart w:id="30" w:name="_Toc10362984"/>
      <w:bookmarkStart w:id="31" w:name="_Toc10364461"/>
      <w:bookmarkStart w:id="32" w:name="_Toc10208787"/>
      <w:bookmarkStart w:id="33" w:name="_Toc10359588"/>
      <w:bookmarkStart w:id="34" w:name="_Toc10362691"/>
      <w:bookmarkStart w:id="35" w:name="_Toc10362921"/>
      <w:bookmarkStart w:id="36" w:name="_Toc10362985"/>
      <w:bookmarkStart w:id="37" w:name="_Toc10364462"/>
      <w:bookmarkStart w:id="38" w:name="_Toc10208788"/>
      <w:bookmarkStart w:id="39" w:name="_Toc10359589"/>
      <w:bookmarkStart w:id="40" w:name="_Toc10362692"/>
      <w:bookmarkStart w:id="41" w:name="_Toc10362922"/>
      <w:bookmarkStart w:id="42" w:name="_Toc10362986"/>
      <w:bookmarkStart w:id="43" w:name="_Toc10364463"/>
      <w:bookmarkStart w:id="44" w:name="_Toc10208789"/>
      <w:bookmarkStart w:id="45" w:name="_Toc10359590"/>
      <w:bookmarkStart w:id="46" w:name="_Toc10362693"/>
      <w:bookmarkStart w:id="47" w:name="_Toc10362923"/>
      <w:bookmarkStart w:id="48" w:name="_Toc10362987"/>
      <w:bookmarkStart w:id="49" w:name="_Toc10364464"/>
      <w:bookmarkStart w:id="50" w:name="_Toc10208790"/>
      <w:bookmarkStart w:id="51" w:name="_Toc10359591"/>
      <w:bookmarkStart w:id="52" w:name="_Toc10362694"/>
      <w:bookmarkStart w:id="53" w:name="_Toc10362924"/>
      <w:bookmarkStart w:id="54" w:name="_Toc10362988"/>
      <w:bookmarkStart w:id="55" w:name="_Toc10364465"/>
      <w:bookmarkStart w:id="56" w:name="_Toc10208791"/>
      <w:bookmarkStart w:id="57" w:name="_Toc10359592"/>
      <w:bookmarkStart w:id="58" w:name="_Toc10362695"/>
      <w:bookmarkStart w:id="59" w:name="_Toc10362925"/>
      <w:bookmarkStart w:id="60" w:name="_Toc10362989"/>
      <w:bookmarkStart w:id="61" w:name="_Toc10364466"/>
      <w:bookmarkStart w:id="62" w:name="_Toc10208792"/>
      <w:bookmarkStart w:id="63" w:name="_Toc10359593"/>
      <w:bookmarkStart w:id="64" w:name="_Toc10362696"/>
      <w:bookmarkStart w:id="65" w:name="_Toc10362926"/>
      <w:bookmarkStart w:id="66" w:name="_Toc10362990"/>
      <w:bookmarkStart w:id="67" w:name="_Toc10364467"/>
      <w:bookmarkStart w:id="68" w:name="_Toc10208793"/>
      <w:bookmarkStart w:id="69" w:name="_Toc10359594"/>
      <w:bookmarkStart w:id="70" w:name="_Toc10362697"/>
      <w:bookmarkStart w:id="71" w:name="_Toc10362927"/>
      <w:bookmarkStart w:id="72" w:name="_Toc10362991"/>
      <w:bookmarkStart w:id="73" w:name="_Toc10364468"/>
      <w:bookmarkStart w:id="74" w:name="_Toc10208794"/>
      <w:bookmarkStart w:id="75" w:name="_Toc10359595"/>
      <w:bookmarkStart w:id="76" w:name="_Toc10362698"/>
      <w:bookmarkStart w:id="77" w:name="_Toc10362928"/>
      <w:bookmarkStart w:id="78" w:name="_Toc10362992"/>
      <w:bookmarkStart w:id="79" w:name="_Toc10364469"/>
      <w:bookmarkStart w:id="80" w:name="_Toc10208795"/>
      <w:bookmarkStart w:id="81" w:name="_Toc10359596"/>
      <w:bookmarkStart w:id="82" w:name="_Toc10362699"/>
      <w:bookmarkStart w:id="83" w:name="_Toc10362929"/>
      <w:bookmarkStart w:id="84" w:name="_Toc10362993"/>
      <w:bookmarkStart w:id="85" w:name="_Toc10364470"/>
      <w:bookmarkStart w:id="86" w:name="_Ref501111172"/>
      <w:bookmarkStart w:id="87" w:name="_Toc506305863"/>
      <w:bookmarkStart w:id="88" w:name="_Toc3284305"/>
      <w:bookmarkStart w:id="89" w:name="_Hlk10630453"/>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r w:rsidRPr="004B0E6C">
        <w:t xml:space="preserve">databehandlerens bruk av </w:t>
      </w:r>
      <w:bookmarkEnd w:id="86"/>
      <w:bookmarkEnd w:id="87"/>
      <w:bookmarkEnd w:id="88"/>
      <w:r w:rsidR="00697211">
        <w:t>underdatabehandlere</w:t>
      </w:r>
    </w:p>
    <w:p w14:paraId="148D5D92" w14:textId="6A78D8C9" w:rsidR="00CD70F3" w:rsidRPr="00CE4966" w:rsidRDefault="00CD70F3" w:rsidP="001F4BDB">
      <w:pPr>
        <w:pStyle w:val="Heading1"/>
        <w:ind w:left="360"/>
      </w:pPr>
      <w:bookmarkStart w:id="90" w:name="_Toc27581574"/>
      <w:bookmarkStart w:id="91" w:name="_Toc27581649"/>
      <w:bookmarkStart w:id="92" w:name="_Toc27581871"/>
      <w:bookmarkStart w:id="93" w:name="_Toc501369808"/>
      <w:bookmarkStart w:id="94" w:name="_Toc505602987"/>
      <w:bookmarkStart w:id="95" w:name="_Toc505780020"/>
      <w:bookmarkStart w:id="96" w:name="_Toc506305864"/>
      <w:bookmarkStart w:id="97" w:name="_Toc192247774"/>
      <w:bookmarkEnd w:id="89"/>
      <w:bookmarkEnd w:id="90"/>
      <w:bookmarkEnd w:id="91"/>
      <w:bookmarkEnd w:id="92"/>
      <w:r w:rsidRPr="00CE4966">
        <w:t xml:space="preserve">Betingelser for </w:t>
      </w:r>
      <w:r w:rsidR="00DE54E2" w:rsidRPr="00CE4966">
        <w:t>Databehandler</w:t>
      </w:r>
      <w:r w:rsidRPr="00CE4966">
        <w:t xml:space="preserve">ens bruk </w:t>
      </w:r>
      <w:r w:rsidR="002E26C1">
        <w:t xml:space="preserve">og endring </w:t>
      </w:r>
      <w:r w:rsidRPr="00CE4966">
        <w:t xml:space="preserve">av eventuelle </w:t>
      </w:r>
      <w:bookmarkEnd w:id="93"/>
      <w:bookmarkEnd w:id="94"/>
      <w:bookmarkEnd w:id="95"/>
      <w:bookmarkEnd w:id="96"/>
      <w:r w:rsidR="00697211">
        <w:t>Underdatabehandlere</w:t>
      </w:r>
      <w:bookmarkEnd w:id="97"/>
    </w:p>
    <w:p w14:paraId="7E6EAA2E" w14:textId="663B6E70" w:rsidR="00CD70F3" w:rsidRDefault="00CD70F3" w:rsidP="00CD70F3">
      <w:pPr>
        <w:jc w:val="both"/>
      </w:pPr>
    </w:p>
    <w:p w14:paraId="657D2648" w14:textId="671904B8" w:rsidR="001F4BDB" w:rsidRDefault="001F4BDB" w:rsidP="001F4BDB">
      <w:pPr>
        <w:pStyle w:val="Heading2"/>
      </w:pPr>
      <w:bookmarkStart w:id="98" w:name="_Toc192247775"/>
      <w:r>
        <w:t>Behandlingsansvarliges godkjennelse av bruk av Underdatabehandlere</w:t>
      </w:r>
      <w:bookmarkEnd w:id="98"/>
    </w:p>
    <w:p w14:paraId="6B912BCB" w14:textId="10C80BE6" w:rsidR="006C1BD6" w:rsidRDefault="002E26C1" w:rsidP="001F4BDB">
      <w:r>
        <w:t xml:space="preserve">Ved inngåelse av Databehandleravtalen godkjenner Behandlingsansvarlig bruk av de </w:t>
      </w:r>
      <w:r w:rsidR="00697211">
        <w:t>Underdatabehandlere</w:t>
      </w:r>
      <w:r>
        <w:t xml:space="preserve"> som </w:t>
      </w:r>
      <w:r w:rsidR="00B05A53">
        <w:t>er</w:t>
      </w:r>
      <w:r>
        <w:t xml:space="preserve"> oppført i punkt </w:t>
      </w:r>
      <w:r>
        <w:fldChar w:fldCharType="begin"/>
      </w:r>
      <w:r>
        <w:instrText xml:space="preserve"> REF _Ref16581770 \r \h </w:instrText>
      </w:r>
      <w:r w:rsidR="007B2640">
        <w:instrText xml:space="preserve"> \* MERGEFORMAT </w:instrText>
      </w:r>
      <w:r>
        <w:fldChar w:fldCharType="separate"/>
      </w:r>
      <w:r w:rsidR="002F2508">
        <w:t>B.2</w:t>
      </w:r>
      <w:r>
        <w:fldChar w:fldCharType="end"/>
      </w:r>
      <w:r>
        <w:t xml:space="preserve">. </w:t>
      </w:r>
      <w:r w:rsidR="00380A68" w:rsidRPr="00380A68">
        <w:t xml:space="preserve">Merk at også mor-, søster- og datterselskaper til Databehandleren regnes som </w:t>
      </w:r>
      <w:r w:rsidR="00697211">
        <w:t>Underdatabehandlere</w:t>
      </w:r>
      <w:r w:rsidR="00380A68" w:rsidRPr="00380A68">
        <w:t xml:space="preserve"> hvis de bidrar til leveransen</w:t>
      </w:r>
      <w:r w:rsidR="00697211">
        <w:t xml:space="preserve"> og behandler personopplysninger</w:t>
      </w:r>
      <w:r w:rsidR="006C1BD6">
        <w:t xml:space="preserve">. </w:t>
      </w:r>
    </w:p>
    <w:p w14:paraId="2305D8DA" w14:textId="77777777" w:rsidR="006C1BD6" w:rsidRDefault="006C1BD6" w:rsidP="007B2640"/>
    <w:p w14:paraId="11089A07" w14:textId="3C030DF9" w:rsidR="00E9079C" w:rsidRDefault="00E9079C" w:rsidP="007B2640">
      <w:r>
        <w:t>For</w:t>
      </w:r>
      <w:r w:rsidR="002E26C1">
        <w:t xml:space="preserve"> endringer i</w:t>
      </w:r>
      <w:r>
        <w:t xml:space="preserve"> bruk av </w:t>
      </w:r>
      <w:r w:rsidR="00697211">
        <w:t>Underdatabehandlere</w:t>
      </w:r>
      <w:r>
        <w:t xml:space="preserve"> er det</w:t>
      </w:r>
      <w:r w:rsidR="002E26C1">
        <w:t xml:space="preserve"> i tillegg</w:t>
      </w:r>
      <w:r>
        <w:t xml:space="preserve"> avtalt følgende:</w:t>
      </w:r>
    </w:p>
    <w:p w14:paraId="24207109" w14:textId="77777777" w:rsidR="00E9079C" w:rsidRDefault="00E9079C" w:rsidP="00CD70F3">
      <w:pPr>
        <w:jc w:val="both"/>
      </w:pPr>
    </w:p>
    <w:tbl>
      <w:tblPr>
        <w:tblStyle w:val="TableGrid"/>
        <w:tblW w:w="0" w:type="auto"/>
        <w:tblLook w:val="04A0" w:firstRow="1" w:lastRow="0" w:firstColumn="1" w:lastColumn="0" w:noHBand="0" w:noVBand="1"/>
      </w:tblPr>
      <w:tblGrid>
        <w:gridCol w:w="704"/>
        <w:gridCol w:w="8358"/>
      </w:tblGrid>
      <w:tr w:rsidR="00BB43FA" w:rsidRPr="00A73194" w14:paraId="60B99E4F" w14:textId="77777777" w:rsidTr="6C5B8BE6">
        <w:sdt>
          <w:sdtPr>
            <w:id w:val="237602816"/>
            <w14:checkbox>
              <w14:checked w14:val="1"/>
              <w14:checkedState w14:val="2612" w14:font="MS Gothic"/>
              <w14:uncheckedState w14:val="2610" w14:font="MS Gothic"/>
            </w14:checkbox>
          </w:sdtPr>
          <w:sdtEndPr/>
          <w:sdtContent>
            <w:tc>
              <w:tcPr>
                <w:tcW w:w="704" w:type="dxa"/>
              </w:tcPr>
              <w:p w14:paraId="692ADEA3" w14:textId="2E327E53" w:rsidR="00BB43FA" w:rsidRPr="00A73194" w:rsidRDefault="3AE8A1C3" w:rsidP="00BB43FA">
                <w:pPr>
                  <w:jc w:val="both"/>
                </w:pPr>
                <w:r w:rsidRPr="6C5B8BE6">
                  <w:rPr>
                    <w:rFonts w:ascii="MS Gothic" w:eastAsia="MS Gothic" w:hAnsi="MS Gothic"/>
                  </w:rPr>
                  <w:t>☒</w:t>
                </w:r>
              </w:p>
            </w:tc>
          </w:sdtContent>
        </w:sdt>
        <w:tc>
          <w:tcPr>
            <w:tcW w:w="8358" w:type="dxa"/>
          </w:tcPr>
          <w:p w14:paraId="2CAC154B" w14:textId="4E996610" w:rsidR="00BB43FA" w:rsidRPr="00A73194" w:rsidRDefault="00BB43FA" w:rsidP="00080804">
            <w:r w:rsidRPr="00A73194">
              <w:t>Databehandleren kan benytte Underdatabehandler som i samme konsern (mor- søster- eller datterselskap) som er etablert i et land innenfor EØS-området.</w:t>
            </w:r>
            <w:r w:rsidR="00080804" w:rsidRPr="00A73194">
              <w:t xml:space="preserve"> Databehandleren skal på forhånd informere Behandlingsansvarlige om bruken av slik Underdatabehandler.</w:t>
            </w:r>
            <w:r w:rsidR="009F798E" w:rsidRPr="00A73194">
              <w:t xml:space="preserve"> (Dette alternativet kan kombineres med et av de andre alternativene.)</w:t>
            </w:r>
          </w:p>
        </w:tc>
      </w:tr>
      <w:tr w:rsidR="00BB43FA" w:rsidRPr="00A73194" w14:paraId="6C5500B0" w14:textId="77777777" w:rsidTr="6C5B8BE6">
        <w:sdt>
          <w:sdtPr>
            <w:id w:val="-583066111"/>
            <w14:checkbox>
              <w14:checked w14:val="1"/>
              <w14:checkedState w14:val="2612" w14:font="MS Gothic"/>
              <w14:uncheckedState w14:val="2610" w14:font="MS Gothic"/>
            </w14:checkbox>
          </w:sdtPr>
          <w:sdtEndPr/>
          <w:sdtContent>
            <w:tc>
              <w:tcPr>
                <w:tcW w:w="704" w:type="dxa"/>
              </w:tcPr>
              <w:p w14:paraId="3A995036" w14:textId="7C757CB4" w:rsidR="00BB43FA" w:rsidRPr="00A73194" w:rsidRDefault="00A73194" w:rsidP="00BB43FA">
                <w:pPr>
                  <w:jc w:val="both"/>
                </w:pPr>
                <w:r>
                  <w:rPr>
                    <w:rFonts w:ascii="MS Gothic" w:eastAsia="MS Gothic" w:hAnsi="MS Gothic" w:hint="eastAsia"/>
                  </w:rPr>
                  <w:t>☒</w:t>
                </w:r>
              </w:p>
            </w:tc>
          </w:sdtContent>
        </w:sdt>
        <w:tc>
          <w:tcPr>
            <w:tcW w:w="8358" w:type="dxa"/>
          </w:tcPr>
          <w:p w14:paraId="19C7B51A" w14:textId="688567F1" w:rsidR="00BB43FA" w:rsidRPr="00A73194" w:rsidRDefault="00BB43FA" w:rsidP="00BB43FA">
            <w:r w:rsidRPr="00A73194">
              <w:t xml:space="preserve">Databehandler kan gjennomføre endringer i bruken av Underdatabehandlere forutsatt at den Behandlingsansvarlige underrettes og gis mulighet til å motsette seg endringene. En slik underretning skal være mottatt av Behandlingsansvarlig senest 1 måned før endringen trer i kraft, med mindre annet er avtalt skriftlig mellom partene. Merk at endringer som medfører overføring av personopplysninger til land utenfor EØS-området (Tredjestater) uansett krever skriftlig godkjenning etter Databehandleravtalens punkt 10. </w:t>
            </w:r>
          </w:p>
          <w:p w14:paraId="1F440F46" w14:textId="77777777" w:rsidR="00BB43FA" w:rsidRPr="00A73194" w:rsidRDefault="00BB43FA" w:rsidP="00BB43FA"/>
          <w:p w14:paraId="26A6E968" w14:textId="15EF63D9" w:rsidR="00BB43FA" w:rsidRPr="00A73194" w:rsidRDefault="00BB43FA" w:rsidP="00471D7D">
            <w:r w:rsidRPr="00A73194">
              <w:t>Hvis Behandlingsansvarlig motsetter seg endringen skal Databehandler underrettes så snart som mulig.</w:t>
            </w:r>
            <w:r w:rsidR="00471D7D" w:rsidRPr="00A73194">
              <w:t xml:space="preserve"> Den behandlingsansvarlige kan ikke motsette seg endringen uten saklig grunn.</w:t>
            </w:r>
          </w:p>
        </w:tc>
      </w:tr>
      <w:tr w:rsidR="009F798E" w14:paraId="052437F1" w14:textId="77777777" w:rsidTr="6C5B8BE6">
        <w:sdt>
          <w:sdtPr>
            <w:id w:val="802510387"/>
            <w14:checkbox>
              <w14:checked w14:val="0"/>
              <w14:checkedState w14:val="2612" w14:font="MS Gothic"/>
              <w14:uncheckedState w14:val="2610" w14:font="MS Gothic"/>
            </w14:checkbox>
          </w:sdtPr>
          <w:sdtEndPr/>
          <w:sdtContent>
            <w:tc>
              <w:tcPr>
                <w:tcW w:w="704" w:type="dxa"/>
              </w:tcPr>
              <w:p w14:paraId="1A1638F6" w14:textId="77777777" w:rsidR="009F798E" w:rsidRPr="00A73194" w:rsidRDefault="009F798E" w:rsidP="00CD70F3">
                <w:pPr>
                  <w:jc w:val="both"/>
                </w:pPr>
                <w:r w:rsidRPr="00A73194">
                  <w:rPr>
                    <w:rFonts w:ascii="MS Gothic" w:eastAsia="MS Gothic" w:hAnsi="MS Gothic" w:hint="eastAsia"/>
                  </w:rPr>
                  <w:t>☐</w:t>
                </w:r>
              </w:p>
            </w:tc>
          </w:sdtContent>
        </w:sdt>
        <w:tc>
          <w:tcPr>
            <w:tcW w:w="8358" w:type="dxa"/>
          </w:tcPr>
          <w:p w14:paraId="6193FB80" w14:textId="476F1310" w:rsidR="009F798E" w:rsidRDefault="009F798E" w:rsidP="00B05A53">
            <w:r w:rsidRPr="00A73194">
              <w:t>Databehandler kan kun gjennomføre endringer i bruken av Underdatabehandlere etter spesifikk og forutgående skriftlig godkjennelse fra Behandlingsansvarlig. Underdatabehandleren kan ikke behandle personopplysninger under Hovedavtalen før slik godkjennelse er gitt. Godkjennelse kan ikke nektes uten saklig grunn.</w:t>
            </w:r>
          </w:p>
        </w:tc>
      </w:tr>
    </w:tbl>
    <w:p w14:paraId="59B7B6EC" w14:textId="1008AC29" w:rsidR="003C122E" w:rsidRPr="00907830" w:rsidRDefault="003C122E" w:rsidP="006B52FE">
      <w:pPr>
        <w:rPr>
          <w:strike/>
        </w:rPr>
      </w:pPr>
    </w:p>
    <w:p w14:paraId="660DBD7B" w14:textId="77B2CF5E" w:rsidR="1AE47231" w:rsidRDefault="1AE47231" w:rsidP="7DA6A7B9">
      <w:r w:rsidRPr="7DA6A7B9">
        <w:rPr>
          <w:rFonts w:ascii="Calibri" w:eastAsia="Calibri" w:hAnsi="Calibri" w:cs="Calibri"/>
          <w:szCs w:val="24"/>
          <w:highlight w:val="yellow"/>
        </w:rPr>
        <w:t>&lt;Merknad: Hvis Databehandler benytter underleverandør (tredjepart) som leverer standardiserte tredjepartstjenester (typisk skytjenester), og som oppfyller vilkårene i Databehandleravtalen punkt 9.7, slik at tredjepartens standard databehandleravtale kommer til anvendelse direkte overfor den behandlingsansvarlige, vil skifte av underleverandør hos tredjeparten følge bestemmelsene i tredjepartens databehandleravtale.&gt;</w:t>
      </w:r>
    </w:p>
    <w:p w14:paraId="5234DE9B" w14:textId="7BF412E8" w:rsidR="7DA6A7B9" w:rsidRDefault="7DA6A7B9"/>
    <w:p w14:paraId="7678A9AB" w14:textId="06E3EA1A" w:rsidR="7DA6A7B9" w:rsidRDefault="7DA6A7B9" w:rsidP="7DA6A7B9">
      <w:pPr>
        <w:rPr>
          <w:strike/>
        </w:rPr>
        <w:sectPr w:rsidR="7DA6A7B9">
          <w:headerReference w:type="even" r:id="rId13"/>
          <w:headerReference w:type="default" r:id="rId14"/>
          <w:footerReference w:type="even" r:id="rId15"/>
          <w:footerReference w:type="default" r:id="rId16"/>
          <w:headerReference w:type="first" r:id="rId17"/>
          <w:footerReference w:type="first" r:id="rId18"/>
          <w:pgSz w:w="11906" w:h="16838"/>
          <w:pgMar w:top="1417" w:right="1417" w:bottom="1417" w:left="1417" w:header="708" w:footer="708" w:gutter="0"/>
          <w:cols w:space="708"/>
          <w:docGrid w:linePitch="360"/>
        </w:sectPr>
      </w:pPr>
      <w:bookmarkStart w:id="99" w:name="_Toc501369809"/>
      <w:bookmarkStart w:id="100" w:name="_Toc505602988"/>
      <w:bookmarkStart w:id="101" w:name="_Toc505780021"/>
      <w:bookmarkStart w:id="102" w:name="_Toc506305865"/>
    </w:p>
    <w:p w14:paraId="7DA4DA23" w14:textId="54059C06" w:rsidR="00CD70F3" w:rsidRPr="00BF496A" w:rsidRDefault="00CD70F3" w:rsidP="00CE4966">
      <w:pPr>
        <w:pStyle w:val="Heading2"/>
      </w:pPr>
      <w:bookmarkStart w:id="103" w:name="_Ref16581770"/>
      <w:bookmarkStart w:id="104" w:name="_Toc192247776"/>
      <w:r w:rsidRPr="00BF496A">
        <w:t xml:space="preserve">Godkjente </w:t>
      </w:r>
      <w:bookmarkEnd w:id="99"/>
      <w:bookmarkEnd w:id="100"/>
      <w:bookmarkEnd w:id="101"/>
      <w:bookmarkEnd w:id="102"/>
      <w:bookmarkEnd w:id="103"/>
      <w:r w:rsidR="00697211">
        <w:t>Underdatabehandlere</w:t>
      </w:r>
      <w:bookmarkEnd w:id="104"/>
    </w:p>
    <w:p w14:paraId="3851715E" w14:textId="77777777" w:rsidR="00CD70F3" w:rsidRPr="00766941" w:rsidRDefault="00CD70F3" w:rsidP="00CD70F3"/>
    <w:p w14:paraId="2776F858" w14:textId="61A2B823" w:rsidR="00CD70F3" w:rsidRPr="006531AC" w:rsidRDefault="00CD70F3" w:rsidP="00CD70F3">
      <w:pPr>
        <w:rPr>
          <w:rFonts w:cstheme="minorHAnsi"/>
        </w:rPr>
      </w:pPr>
      <w:r w:rsidRPr="006531AC">
        <w:rPr>
          <w:rFonts w:cstheme="minorHAnsi"/>
        </w:rPr>
        <w:t xml:space="preserve">Den </w:t>
      </w:r>
      <w:r w:rsidR="00DE54E2" w:rsidRPr="006531AC">
        <w:rPr>
          <w:rFonts w:cstheme="minorHAnsi"/>
        </w:rPr>
        <w:t>Behandlingsansvarlig</w:t>
      </w:r>
      <w:r w:rsidRPr="006531AC">
        <w:rPr>
          <w:rFonts w:cstheme="minorHAnsi"/>
        </w:rPr>
        <w:t xml:space="preserve">e har godkjent </w:t>
      </w:r>
      <w:r w:rsidR="00FB3749" w:rsidRPr="006531AC">
        <w:rPr>
          <w:rFonts w:cstheme="minorHAnsi"/>
        </w:rPr>
        <w:t xml:space="preserve">bruk </w:t>
      </w:r>
      <w:r w:rsidRPr="006531AC">
        <w:rPr>
          <w:rFonts w:cstheme="minorHAnsi"/>
        </w:rPr>
        <w:t xml:space="preserve">av følgende </w:t>
      </w:r>
      <w:r w:rsidR="00697211">
        <w:rPr>
          <w:rFonts w:cstheme="minorHAnsi"/>
        </w:rPr>
        <w:t>Underdatabehandlere</w:t>
      </w:r>
      <w:r w:rsidRPr="006531AC">
        <w:rPr>
          <w:rFonts w:cstheme="minorHAnsi"/>
        </w:rPr>
        <w:t>:</w:t>
      </w:r>
    </w:p>
    <w:p w14:paraId="478266DE" w14:textId="77777777" w:rsidR="00EB7F59" w:rsidRPr="006531AC" w:rsidRDefault="00EB7F59" w:rsidP="00CD70F3">
      <w:pPr>
        <w:rPr>
          <w:rFonts w:cstheme="minorHAnsi"/>
        </w:rPr>
      </w:pPr>
    </w:p>
    <w:tbl>
      <w:tblPr>
        <w:tblStyle w:val="Lysliste1"/>
        <w:tblW w:w="14175" w:type="dxa"/>
        <w:tblInd w:w="132" w:type="dxa"/>
        <w:tblBorders>
          <w:insideH w:val="single" w:sz="8" w:space="0" w:color="000000" w:themeColor="text1"/>
          <w:insideV w:val="single" w:sz="8" w:space="0" w:color="000000" w:themeColor="text1"/>
        </w:tblBorders>
        <w:tblLayout w:type="fixed"/>
        <w:tblLook w:val="04A0" w:firstRow="1" w:lastRow="0" w:firstColumn="1" w:lastColumn="0" w:noHBand="0" w:noVBand="1"/>
      </w:tblPr>
      <w:tblGrid>
        <w:gridCol w:w="1709"/>
        <w:gridCol w:w="1045"/>
        <w:gridCol w:w="1428"/>
        <w:gridCol w:w="3598"/>
        <w:gridCol w:w="2194"/>
        <w:gridCol w:w="2075"/>
        <w:gridCol w:w="2126"/>
      </w:tblGrid>
      <w:tr w:rsidR="005A207E" w:rsidRPr="006531AC" w14:paraId="707FC306" w14:textId="18BC3D0B" w:rsidTr="00CD62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9" w:type="dxa"/>
            <w:shd w:val="clear" w:color="auto" w:fill="D5DCE4" w:themeFill="text2" w:themeFillTint="33"/>
          </w:tcPr>
          <w:p w14:paraId="1A220F9A" w14:textId="77777777" w:rsidR="005A207E" w:rsidRPr="006531AC" w:rsidRDefault="005A207E" w:rsidP="0072430C">
            <w:pPr>
              <w:rPr>
                <w:color w:val="auto"/>
                <w:lang w:val="nb-NO"/>
              </w:rPr>
            </w:pPr>
            <w:r w:rsidRPr="006531AC">
              <w:rPr>
                <w:color w:val="auto"/>
                <w:lang w:val="nb-NO"/>
              </w:rPr>
              <w:t>Navn</w:t>
            </w:r>
          </w:p>
        </w:tc>
        <w:tc>
          <w:tcPr>
            <w:tcW w:w="1045" w:type="dxa"/>
            <w:shd w:val="clear" w:color="auto" w:fill="D5DCE4" w:themeFill="text2" w:themeFillTint="33"/>
          </w:tcPr>
          <w:p w14:paraId="27BD534D" w14:textId="4490DD0C" w:rsidR="005A207E" w:rsidRPr="006531AC" w:rsidRDefault="005A207E" w:rsidP="00643016">
            <w:pPr>
              <w:cnfStyle w:val="100000000000" w:firstRow="1" w:lastRow="0" w:firstColumn="0" w:lastColumn="0" w:oddVBand="0" w:evenVBand="0" w:oddHBand="0" w:evenHBand="0" w:firstRowFirstColumn="0" w:firstRowLastColumn="0" w:lastRowFirstColumn="0" w:lastRowLastColumn="0"/>
              <w:rPr>
                <w:color w:val="auto"/>
                <w:lang w:val="nb-NO"/>
              </w:rPr>
            </w:pPr>
            <w:r w:rsidRPr="006531AC">
              <w:rPr>
                <w:color w:val="auto"/>
                <w:lang w:val="nb-NO"/>
              </w:rPr>
              <w:t>Org</w:t>
            </w:r>
            <w:r>
              <w:rPr>
                <w:color w:val="auto"/>
                <w:lang w:val="nb-NO"/>
              </w:rPr>
              <w:t>.</w:t>
            </w:r>
            <w:r w:rsidRPr="006531AC">
              <w:rPr>
                <w:color w:val="auto"/>
                <w:lang w:val="nb-NO"/>
              </w:rPr>
              <w:t>nr</w:t>
            </w:r>
            <w:r>
              <w:rPr>
                <w:color w:val="auto"/>
                <w:lang w:val="nb-NO"/>
              </w:rPr>
              <w:t>.</w:t>
            </w:r>
          </w:p>
        </w:tc>
        <w:tc>
          <w:tcPr>
            <w:tcW w:w="1428" w:type="dxa"/>
            <w:shd w:val="clear" w:color="auto" w:fill="D5DCE4" w:themeFill="text2" w:themeFillTint="33"/>
          </w:tcPr>
          <w:p w14:paraId="253167F9" w14:textId="77777777" w:rsidR="005A207E" w:rsidRPr="006531AC" w:rsidRDefault="005A207E" w:rsidP="0072430C">
            <w:pPr>
              <w:cnfStyle w:val="100000000000" w:firstRow="1" w:lastRow="0" w:firstColumn="0" w:lastColumn="0" w:oddVBand="0" w:evenVBand="0" w:oddHBand="0" w:evenHBand="0" w:firstRowFirstColumn="0" w:firstRowLastColumn="0" w:lastRowFirstColumn="0" w:lastRowLastColumn="0"/>
              <w:rPr>
                <w:color w:val="auto"/>
                <w:lang w:val="nb-NO"/>
              </w:rPr>
            </w:pPr>
            <w:r w:rsidRPr="006531AC">
              <w:rPr>
                <w:color w:val="auto"/>
                <w:lang w:val="nb-NO"/>
              </w:rPr>
              <w:t>Adresse</w:t>
            </w:r>
          </w:p>
        </w:tc>
        <w:tc>
          <w:tcPr>
            <w:tcW w:w="3598" w:type="dxa"/>
            <w:shd w:val="clear" w:color="auto" w:fill="D5DCE4" w:themeFill="text2" w:themeFillTint="33"/>
          </w:tcPr>
          <w:p w14:paraId="736E7B5E" w14:textId="047CF127" w:rsidR="005A207E" w:rsidRPr="006531AC" w:rsidRDefault="005A207E" w:rsidP="00EB7F59">
            <w:pPr>
              <w:cnfStyle w:val="100000000000" w:firstRow="1" w:lastRow="0" w:firstColumn="0" w:lastColumn="0" w:oddVBand="0" w:evenVBand="0" w:oddHBand="0" w:evenHBand="0" w:firstRowFirstColumn="0" w:firstRowLastColumn="0" w:lastRowFirstColumn="0" w:lastRowLastColumn="0"/>
              <w:rPr>
                <w:color w:val="auto"/>
                <w:lang w:val="nb-NO"/>
              </w:rPr>
            </w:pPr>
            <w:r w:rsidRPr="006531AC">
              <w:rPr>
                <w:color w:val="auto"/>
                <w:lang w:val="nb-NO"/>
              </w:rPr>
              <w:t>Beskrivelse av behandling</w:t>
            </w:r>
          </w:p>
        </w:tc>
        <w:tc>
          <w:tcPr>
            <w:tcW w:w="2194" w:type="dxa"/>
            <w:shd w:val="clear" w:color="auto" w:fill="D5DCE4" w:themeFill="text2" w:themeFillTint="33"/>
          </w:tcPr>
          <w:p w14:paraId="44793CC7" w14:textId="483C05D6" w:rsidR="005A207E" w:rsidRPr="006531AC" w:rsidRDefault="005A207E" w:rsidP="0072430C">
            <w:pPr>
              <w:cnfStyle w:val="100000000000" w:firstRow="1" w:lastRow="0" w:firstColumn="0" w:lastColumn="0" w:oddVBand="0" w:evenVBand="0" w:oddHBand="0" w:evenHBand="0" w:firstRowFirstColumn="0" w:firstRowLastColumn="0" w:lastRowFirstColumn="0" w:lastRowLastColumn="0"/>
              <w:rPr>
                <w:color w:val="auto"/>
                <w:lang w:val="nb-NO"/>
              </w:rPr>
            </w:pPr>
            <w:r w:rsidRPr="006531AC">
              <w:rPr>
                <w:color w:val="auto"/>
                <w:sz w:val="20"/>
                <w:lang w:val="nb-NO"/>
              </w:rPr>
              <w:t>Behandlingssted</w:t>
            </w:r>
          </w:p>
        </w:tc>
        <w:tc>
          <w:tcPr>
            <w:tcW w:w="2075" w:type="dxa"/>
            <w:shd w:val="clear" w:color="auto" w:fill="D5DCE4" w:themeFill="text2" w:themeFillTint="33"/>
          </w:tcPr>
          <w:p w14:paraId="17D26B60" w14:textId="6846E4DE" w:rsidR="005A207E" w:rsidRPr="006531AC" w:rsidRDefault="005A207E" w:rsidP="00643016">
            <w:pPr>
              <w:cnfStyle w:val="100000000000" w:firstRow="1" w:lastRow="0" w:firstColumn="0" w:lastColumn="0" w:oddVBand="0" w:evenVBand="0" w:oddHBand="0" w:evenHBand="0" w:firstRowFirstColumn="0" w:firstRowLastColumn="0" w:lastRowFirstColumn="0" w:lastRowLastColumn="0"/>
              <w:rPr>
                <w:color w:val="auto"/>
                <w:lang w:val="nb-NO"/>
              </w:rPr>
            </w:pPr>
            <w:r>
              <w:rPr>
                <w:color w:val="auto"/>
                <w:sz w:val="20"/>
                <w:lang w:val="nb-NO"/>
              </w:rPr>
              <w:t>Kontaktinformasjon</w:t>
            </w:r>
          </w:p>
        </w:tc>
        <w:tc>
          <w:tcPr>
            <w:tcW w:w="2126" w:type="dxa"/>
            <w:shd w:val="clear" w:color="auto" w:fill="D5DCE4" w:themeFill="text2" w:themeFillTint="33"/>
          </w:tcPr>
          <w:p w14:paraId="087E9BBA" w14:textId="226FD94C" w:rsidR="005A207E" w:rsidRDefault="005A207E" w:rsidP="00643016">
            <w:pPr>
              <w:cnfStyle w:val="100000000000" w:firstRow="1" w:lastRow="0" w:firstColumn="0" w:lastColumn="0" w:oddVBand="0" w:evenVBand="0" w:oddHBand="0" w:evenHBand="0" w:firstRowFirstColumn="0" w:firstRowLastColumn="0" w:lastRowFirstColumn="0" w:lastRowLastColumn="0"/>
              <w:rPr>
                <w:sz w:val="20"/>
              </w:rPr>
            </w:pPr>
            <w:r w:rsidRPr="00CD62C6">
              <w:rPr>
                <w:color w:val="auto"/>
                <w:sz w:val="20"/>
                <w:lang w:val="nb-NO"/>
              </w:rPr>
              <w:t>Særlige kategorier personopplysninger</w:t>
            </w:r>
          </w:p>
        </w:tc>
      </w:tr>
      <w:tr w:rsidR="005A207E" w:rsidRPr="006531AC" w14:paraId="02F06153" w14:textId="7C28E20B" w:rsidTr="00CD62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9" w:type="dxa"/>
          </w:tcPr>
          <w:p w14:paraId="303AB9B6" w14:textId="77777777" w:rsidR="00CD62C6" w:rsidRPr="00CD62C6" w:rsidRDefault="00CD62C6" w:rsidP="00EB7F59">
            <w:pPr>
              <w:rPr>
                <w:b w:val="0"/>
                <w:iCs/>
                <w:sz w:val="20"/>
                <w:lang w:val="nb-NO"/>
              </w:rPr>
            </w:pPr>
          </w:p>
          <w:p w14:paraId="7069C360" w14:textId="0C8538C4" w:rsidR="00CD62C6" w:rsidRPr="00CD62C6" w:rsidRDefault="00CD62C6" w:rsidP="00EB7F59">
            <w:pPr>
              <w:rPr>
                <w:b w:val="0"/>
                <w:iCs/>
                <w:sz w:val="20"/>
                <w:lang w:val="nb-NO"/>
              </w:rPr>
            </w:pPr>
          </w:p>
        </w:tc>
        <w:tc>
          <w:tcPr>
            <w:tcW w:w="1045" w:type="dxa"/>
          </w:tcPr>
          <w:p w14:paraId="24792001" w14:textId="33E4FE27" w:rsidR="005A207E" w:rsidRPr="00CD62C6" w:rsidRDefault="005A207E" w:rsidP="00EB7F59">
            <w:pPr>
              <w:cnfStyle w:val="000000100000" w:firstRow="0" w:lastRow="0" w:firstColumn="0" w:lastColumn="0" w:oddVBand="0" w:evenVBand="0" w:oddHBand="1" w:evenHBand="0" w:firstRowFirstColumn="0" w:firstRowLastColumn="0" w:lastRowFirstColumn="0" w:lastRowLastColumn="0"/>
              <w:rPr>
                <w:bCs/>
                <w:iCs/>
                <w:sz w:val="20"/>
                <w:lang w:val="nb-NO"/>
              </w:rPr>
            </w:pPr>
          </w:p>
        </w:tc>
        <w:tc>
          <w:tcPr>
            <w:tcW w:w="1428" w:type="dxa"/>
          </w:tcPr>
          <w:p w14:paraId="55CD9004" w14:textId="2E4B9660" w:rsidR="005A207E" w:rsidRPr="00CD62C6" w:rsidRDefault="005A207E" w:rsidP="00EB7F59">
            <w:pPr>
              <w:cnfStyle w:val="000000100000" w:firstRow="0" w:lastRow="0" w:firstColumn="0" w:lastColumn="0" w:oddVBand="0" w:evenVBand="0" w:oddHBand="1" w:evenHBand="0" w:firstRowFirstColumn="0" w:firstRowLastColumn="0" w:lastRowFirstColumn="0" w:lastRowLastColumn="0"/>
              <w:rPr>
                <w:bCs/>
                <w:iCs/>
                <w:sz w:val="20"/>
                <w:lang w:val="nb-NO"/>
              </w:rPr>
            </w:pPr>
          </w:p>
        </w:tc>
        <w:tc>
          <w:tcPr>
            <w:tcW w:w="3598" w:type="dxa"/>
          </w:tcPr>
          <w:p w14:paraId="4A1AD87F" w14:textId="0A9FC4BF" w:rsidR="005A207E" w:rsidRPr="00CD62C6" w:rsidRDefault="005A207E" w:rsidP="00EB7F59">
            <w:pPr>
              <w:cnfStyle w:val="000000100000" w:firstRow="0" w:lastRow="0" w:firstColumn="0" w:lastColumn="0" w:oddVBand="0" w:evenVBand="0" w:oddHBand="1" w:evenHBand="0" w:firstRowFirstColumn="0" w:firstRowLastColumn="0" w:lastRowFirstColumn="0" w:lastRowLastColumn="0"/>
              <w:rPr>
                <w:bCs/>
                <w:iCs/>
                <w:sz w:val="20"/>
                <w:lang w:val="nb-NO"/>
              </w:rPr>
            </w:pPr>
          </w:p>
        </w:tc>
        <w:tc>
          <w:tcPr>
            <w:tcW w:w="2194" w:type="dxa"/>
          </w:tcPr>
          <w:p w14:paraId="57A20CF8" w14:textId="5E30A110" w:rsidR="005A207E" w:rsidRPr="00CD62C6" w:rsidRDefault="005A207E" w:rsidP="006531AC">
            <w:pPr>
              <w:cnfStyle w:val="000000100000" w:firstRow="0" w:lastRow="0" w:firstColumn="0" w:lastColumn="0" w:oddVBand="0" w:evenVBand="0" w:oddHBand="1" w:evenHBand="0" w:firstRowFirstColumn="0" w:firstRowLastColumn="0" w:lastRowFirstColumn="0" w:lastRowLastColumn="0"/>
              <w:rPr>
                <w:bCs/>
                <w:iCs/>
                <w:sz w:val="20"/>
                <w:lang w:val="nb-NO"/>
              </w:rPr>
            </w:pPr>
          </w:p>
        </w:tc>
        <w:tc>
          <w:tcPr>
            <w:tcW w:w="2075" w:type="dxa"/>
          </w:tcPr>
          <w:p w14:paraId="57803081" w14:textId="06E01920" w:rsidR="005A207E" w:rsidRPr="00CD62C6" w:rsidRDefault="005A207E" w:rsidP="00643016">
            <w:pPr>
              <w:cnfStyle w:val="000000100000" w:firstRow="0" w:lastRow="0" w:firstColumn="0" w:lastColumn="0" w:oddVBand="0" w:evenVBand="0" w:oddHBand="1" w:evenHBand="0" w:firstRowFirstColumn="0" w:firstRowLastColumn="0" w:lastRowFirstColumn="0" w:lastRowLastColumn="0"/>
              <w:rPr>
                <w:bCs/>
                <w:iCs/>
                <w:sz w:val="20"/>
                <w:lang w:val="nb-NO"/>
              </w:rPr>
            </w:pPr>
          </w:p>
        </w:tc>
        <w:tc>
          <w:tcPr>
            <w:tcW w:w="2126" w:type="dxa"/>
          </w:tcPr>
          <w:p w14:paraId="4774B808" w14:textId="5D5CA18C" w:rsidR="005A207E" w:rsidRPr="00CD62C6" w:rsidRDefault="005A207E" w:rsidP="00643016">
            <w:pPr>
              <w:cnfStyle w:val="000000100000" w:firstRow="0" w:lastRow="0" w:firstColumn="0" w:lastColumn="0" w:oddVBand="0" w:evenVBand="0" w:oddHBand="1" w:evenHBand="0" w:firstRowFirstColumn="0" w:firstRowLastColumn="0" w:lastRowFirstColumn="0" w:lastRowLastColumn="0"/>
              <w:rPr>
                <w:bCs/>
                <w:iCs/>
                <w:sz w:val="20"/>
                <w:highlight w:val="yellow"/>
              </w:rPr>
            </w:pPr>
          </w:p>
        </w:tc>
      </w:tr>
      <w:tr w:rsidR="005A207E" w:rsidRPr="006531AC" w14:paraId="2F7572B7" w14:textId="63C4E472" w:rsidTr="00CD62C6">
        <w:tc>
          <w:tcPr>
            <w:cnfStyle w:val="001000000000" w:firstRow="0" w:lastRow="0" w:firstColumn="1" w:lastColumn="0" w:oddVBand="0" w:evenVBand="0" w:oddHBand="0" w:evenHBand="0" w:firstRowFirstColumn="0" w:firstRowLastColumn="0" w:lastRowFirstColumn="0" w:lastRowLastColumn="0"/>
            <w:tcW w:w="1709" w:type="dxa"/>
          </w:tcPr>
          <w:p w14:paraId="29D331EC" w14:textId="77777777" w:rsidR="005A207E" w:rsidRPr="00CD62C6" w:rsidRDefault="005A207E" w:rsidP="00643016">
            <w:pPr>
              <w:rPr>
                <w:b w:val="0"/>
                <w:iCs/>
                <w:sz w:val="20"/>
                <w:lang w:val="nb-NO"/>
              </w:rPr>
            </w:pPr>
          </w:p>
          <w:p w14:paraId="746211FC" w14:textId="77777777" w:rsidR="00CD62C6" w:rsidRPr="00CD62C6" w:rsidRDefault="00CD62C6" w:rsidP="00643016">
            <w:pPr>
              <w:rPr>
                <w:b w:val="0"/>
                <w:iCs/>
                <w:sz w:val="20"/>
                <w:lang w:val="nb-NO"/>
              </w:rPr>
            </w:pPr>
          </w:p>
          <w:p w14:paraId="5AD250D1" w14:textId="24E094F9" w:rsidR="00CD62C6" w:rsidRPr="00CD62C6" w:rsidRDefault="00CD62C6" w:rsidP="00643016">
            <w:pPr>
              <w:rPr>
                <w:b w:val="0"/>
                <w:iCs/>
                <w:sz w:val="20"/>
                <w:lang w:val="nb-NO"/>
              </w:rPr>
            </w:pPr>
          </w:p>
        </w:tc>
        <w:tc>
          <w:tcPr>
            <w:tcW w:w="1045" w:type="dxa"/>
          </w:tcPr>
          <w:p w14:paraId="51734D73" w14:textId="567A1766" w:rsidR="005A207E" w:rsidRPr="00CD62C6" w:rsidRDefault="005A207E" w:rsidP="00643016">
            <w:pPr>
              <w:cnfStyle w:val="000000000000" w:firstRow="0" w:lastRow="0" w:firstColumn="0" w:lastColumn="0" w:oddVBand="0" w:evenVBand="0" w:oddHBand="0" w:evenHBand="0" w:firstRowFirstColumn="0" w:firstRowLastColumn="0" w:lastRowFirstColumn="0" w:lastRowLastColumn="0"/>
              <w:rPr>
                <w:bCs/>
                <w:iCs/>
                <w:sz w:val="20"/>
                <w:lang w:val="nb-NO"/>
              </w:rPr>
            </w:pPr>
          </w:p>
        </w:tc>
        <w:tc>
          <w:tcPr>
            <w:tcW w:w="1428" w:type="dxa"/>
          </w:tcPr>
          <w:p w14:paraId="4F6F185B" w14:textId="4164E38B" w:rsidR="005A207E" w:rsidRPr="00CD62C6" w:rsidRDefault="005A207E" w:rsidP="00643016">
            <w:pPr>
              <w:cnfStyle w:val="000000000000" w:firstRow="0" w:lastRow="0" w:firstColumn="0" w:lastColumn="0" w:oddVBand="0" w:evenVBand="0" w:oddHBand="0" w:evenHBand="0" w:firstRowFirstColumn="0" w:firstRowLastColumn="0" w:lastRowFirstColumn="0" w:lastRowLastColumn="0"/>
              <w:rPr>
                <w:bCs/>
                <w:iCs/>
                <w:sz w:val="20"/>
                <w:lang w:val="nb-NO"/>
              </w:rPr>
            </w:pPr>
          </w:p>
        </w:tc>
        <w:tc>
          <w:tcPr>
            <w:tcW w:w="3598" w:type="dxa"/>
          </w:tcPr>
          <w:p w14:paraId="74064441" w14:textId="02383564" w:rsidR="005A207E" w:rsidRPr="00CD62C6" w:rsidRDefault="005A207E" w:rsidP="00643016">
            <w:pPr>
              <w:cnfStyle w:val="000000000000" w:firstRow="0" w:lastRow="0" w:firstColumn="0" w:lastColumn="0" w:oddVBand="0" w:evenVBand="0" w:oddHBand="0" w:evenHBand="0" w:firstRowFirstColumn="0" w:firstRowLastColumn="0" w:lastRowFirstColumn="0" w:lastRowLastColumn="0"/>
              <w:rPr>
                <w:bCs/>
                <w:iCs/>
                <w:sz w:val="20"/>
                <w:lang w:val="nb-NO"/>
              </w:rPr>
            </w:pPr>
          </w:p>
        </w:tc>
        <w:tc>
          <w:tcPr>
            <w:tcW w:w="2194" w:type="dxa"/>
          </w:tcPr>
          <w:p w14:paraId="4FEA8E37" w14:textId="2D6E7982" w:rsidR="005A207E" w:rsidRPr="00CD62C6" w:rsidRDefault="005A207E" w:rsidP="00643016">
            <w:pPr>
              <w:cnfStyle w:val="000000000000" w:firstRow="0" w:lastRow="0" w:firstColumn="0" w:lastColumn="0" w:oddVBand="0" w:evenVBand="0" w:oddHBand="0" w:evenHBand="0" w:firstRowFirstColumn="0" w:firstRowLastColumn="0" w:lastRowFirstColumn="0" w:lastRowLastColumn="0"/>
              <w:rPr>
                <w:bCs/>
                <w:iCs/>
                <w:sz w:val="20"/>
                <w:lang w:val="nb-NO"/>
              </w:rPr>
            </w:pPr>
          </w:p>
        </w:tc>
        <w:tc>
          <w:tcPr>
            <w:tcW w:w="2075" w:type="dxa"/>
          </w:tcPr>
          <w:p w14:paraId="2F517D16" w14:textId="6DDF5FE3" w:rsidR="005A207E" w:rsidRPr="00CD62C6" w:rsidRDefault="005A207E" w:rsidP="00643016">
            <w:pPr>
              <w:cnfStyle w:val="000000000000" w:firstRow="0" w:lastRow="0" w:firstColumn="0" w:lastColumn="0" w:oddVBand="0" w:evenVBand="0" w:oddHBand="0" w:evenHBand="0" w:firstRowFirstColumn="0" w:firstRowLastColumn="0" w:lastRowFirstColumn="0" w:lastRowLastColumn="0"/>
              <w:rPr>
                <w:bCs/>
                <w:iCs/>
                <w:sz w:val="20"/>
                <w:lang w:val="nb-NO"/>
              </w:rPr>
            </w:pPr>
          </w:p>
        </w:tc>
        <w:tc>
          <w:tcPr>
            <w:tcW w:w="2126" w:type="dxa"/>
          </w:tcPr>
          <w:p w14:paraId="137CC594" w14:textId="45AE701F" w:rsidR="005A207E" w:rsidRPr="00CD62C6" w:rsidRDefault="005A207E" w:rsidP="00643016">
            <w:pPr>
              <w:cnfStyle w:val="000000000000" w:firstRow="0" w:lastRow="0" w:firstColumn="0" w:lastColumn="0" w:oddVBand="0" w:evenVBand="0" w:oddHBand="0" w:evenHBand="0" w:firstRowFirstColumn="0" w:firstRowLastColumn="0" w:lastRowFirstColumn="0" w:lastRowLastColumn="0"/>
              <w:rPr>
                <w:bCs/>
                <w:iCs/>
                <w:sz w:val="20"/>
              </w:rPr>
            </w:pPr>
          </w:p>
        </w:tc>
      </w:tr>
      <w:tr w:rsidR="005A207E" w:rsidRPr="006531AC" w14:paraId="63FFA44E" w14:textId="34B48247" w:rsidTr="00CD62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9" w:type="dxa"/>
          </w:tcPr>
          <w:p w14:paraId="7C8042D6" w14:textId="77777777" w:rsidR="005A207E" w:rsidRPr="00CD62C6" w:rsidRDefault="005A207E" w:rsidP="00643016">
            <w:pPr>
              <w:rPr>
                <w:b w:val="0"/>
                <w:iCs/>
                <w:sz w:val="20"/>
                <w:lang w:val="nb-NO"/>
              </w:rPr>
            </w:pPr>
          </w:p>
          <w:p w14:paraId="5C44807C" w14:textId="77777777" w:rsidR="00CD62C6" w:rsidRPr="00CD62C6" w:rsidRDefault="00CD62C6" w:rsidP="00643016">
            <w:pPr>
              <w:rPr>
                <w:b w:val="0"/>
                <w:iCs/>
                <w:sz w:val="20"/>
                <w:lang w:val="nb-NO"/>
              </w:rPr>
            </w:pPr>
          </w:p>
          <w:p w14:paraId="47BEAF1F" w14:textId="24F9932F" w:rsidR="00CD62C6" w:rsidRPr="00CD62C6" w:rsidRDefault="00CD62C6" w:rsidP="00643016">
            <w:pPr>
              <w:rPr>
                <w:b w:val="0"/>
                <w:iCs/>
                <w:sz w:val="20"/>
                <w:lang w:val="nb-NO"/>
              </w:rPr>
            </w:pPr>
          </w:p>
        </w:tc>
        <w:tc>
          <w:tcPr>
            <w:tcW w:w="1045" w:type="dxa"/>
          </w:tcPr>
          <w:p w14:paraId="3580E902" w14:textId="2F532D32" w:rsidR="005A207E" w:rsidRPr="00CD62C6" w:rsidRDefault="005A207E" w:rsidP="00643016">
            <w:pPr>
              <w:cnfStyle w:val="000000100000" w:firstRow="0" w:lastRow="0" w:firstColumn="0" w:lastColumn="0" w:oddVBand="0" w:evenVBand="0" w:oddHBand="1" w:evenHBand="0" w:firstRowFirstColumn="0" w:firstRowLastColumn="0" w:lastRowFirstColumn="0" w:lastRowLastColumn="0"/>
              <w:rPr>
                <w:bCs/>
                <w:iCs/>
                <w:sz w:val="20"/>
                <w:lang w:val="nb-NO"/>
              </w:rPr>
            </w:pPr>
          </w:p>
        </w:tc>
        <w:tc>
          <w:tcPr>
            <w:tcW w:w="1428" w:type="dxa"/>
          </w:tcPr>
          <w:p w14:paraId="2D77BA09" w14:textId="2EE5574F" w:rsidR="005A207E" w:rsidRPr="00CD62C6" w:rsidRDefault="005A207E" w:rsidP="00643016">
            <w:pPr>
              <w:cnfStyle w:val="000000100000" w:firstRow="0" w:lastRow="0" w:firstColumn="0" w:lastColumn="0" w:oddVBand="0" w:evenVBand="0" w:oddHBand="1" w:evenHBand="0" w:firstRowFirstColumn="0" w:firstRowLastColumn="0" w:lastRowFirstColumn="0" w:lastRowLastColumn="0"/>
              <w:rPr>
                <w:bCs/>
                <w:iCs/>
                <w:sz w:val="20"/>
                <w:lang w:val="nb-NO"/>
              </w:rPr>
            </w:pPr>
          </w:p>
        </w:tc>
        <w:tc>
          <w:tcPr>
            <w:tcW w:w="3598" w:type="dxa"/>
          </w:tcPr>
          <w:p w14:paraId="6528A99C" w14:textId="687A1786" w:rsidR="005A207E" w:rsidRPr="00CD62C6" w:rsidRDefault="005A207E" w:rsidP="00643016">
            <w:pPr>
              <w:cnfStyle w:val="000000100000" w:firstRow="0" w:lastRow="0" w:firstColumn="0" w:lastColumn="0" w:oddVBand="0" w:evenVBand="0" w:oddHBand="1" w:evenHBand="0" w:firstRowFirstColumn="0" w:firstRowLastColumn="0" w:lastRowFirstColumn="0" w:lastRowLastColumn="0"/>
              <w:rPr>
                <w:bCs/>
                <w:iCs/>
                <w:sz w:val="20"/>
                <w:lang w:val="nb-NO"/>
              </w:rPr>
            </w:pPr>
          </w:p>
        </w:tc>
        <w:tc>
          <w:tcPr>
            <w:tcW w:w="2194" w:type="dxa"/>
          </w:tcPr>
          <w:p w14:paraId="72FF37C3" w14:textId="1A9BDD00" w:rsidR="005A207E" w:rsidRPr="00CD62C6" w:rsidRDefault="005A207E" w:rsidP="00643016">
            <w:pPr>
              <w:cnfStyle w:val="000000100000" w:firstRow="0" w:lastRow="0" w:firstColumn="0" w:lastColumn="0" w:oddVBand="0" w:evenVBand="0" w:oddHBand="1" w:evenHBand="0" w:firstRowFirstColumn="0" w:firstRowLastColumn="0" w:lastRowFirstColumn="0" w:lastRowLastColumn="0"/>
              <w:rPr>
                <w:bCs/>
                <w:iCs/>
                <w:sz w:val="20"/>
                <w:lang w:val="nb-NO"/>
              </w:rPr>
            </w:pPr>
          </w:p>
        </w:tc>
        <w:tc>
          <w:tcPr>
            <w:tcW w:w="2075" w:type="dxa"/>
          </w:tcPr>
          <w:p w14:paraId="374429DE" w14:textId="56BFE408" w:rsidR="005A207E" w:rsidRPr="00CD62C6" w:rsidRDefault="005A207E" w:rsidP="00643016">
            <w:pPr>
              <w:cnfStyle w:val="000000100000" w:firstRow="0" w:lastRow="0" w:firstColumn="0" w:lastColumn="0" w:oddVBand="0" w:evenVBand="0" w:oddHBand="1" w:evenHBand="0" w:firstRowFirstColumn="0" w:firstRowLastColumn="0" w:lastRowFirstColumn="0" w:lastRowLastColumn="0"/>
              <w:rPr>
                <w:bCs/>
                <w:iCs/>
                <w:sz w:val="20"/>
                <w:lang w:val="nb-NO"/>
              </w:rPr>
            </w:pPr>
          </w:p>
        </w:tc>
        <w:tc>
          <w:tcPr>
            <w:tcW w:w="2126" w:type="dxa"/>
          </w:tcPr>
          <w:p w14:paraId="0BF6AA86" w14:textId="50101D31" w:rsidR="005A207E" w:rsidRPr="00CD62C6" w:rsidRDefault="005A207E" w:rsidP="00643016">
            <w:pPr>
              <w:cnfStyle w:val="000000100000" w:firstRow="0" w:lastRow="0" w:firstColumn="0" w:lastColumn="0" w:oddVBand="0" w:evenVBand="0" w:oddHBand="1" w:evenHBand="0" w:firstRowFirstColumn="0" w:firstRowLastColumn="0" w:lastRowFirstColumn="0" w:lastRowLastColumn="0"/>
              <w:rPr>
                <w:bCs/>
                <w:iCs/>
                <w:sz w:val="20"/>
              </w:rPr>
            </w:pPr>
          </w:p>
        </w:tc>
      </w:tr>
      <w:tr w:rsidR="005A207E" w:rsidRPr="006531AC" w14:paraId="5ED35545" w14:textId="10F88A29" w:rsidTr="00CD62C6">
        <w:tc>
          <w:tcPr>
            <w:cnfStyle w:val="001000000000" w:firstRow="0" w:lastRow="0" w:firstColumn="1" w:lastColumn="0" w:oddVBand="0" w:evenVBand="0" w:oddHBand="0" w:evenHBand="0" w:firstRowFirstColumn="0" w:firstRowLastColumn="0" w:lastRowFirstColumn="0" w:lastRowLastColumn="0"/>
            <w:tcW w:w="1709" w:type="dxa"/>
          </w:tcPr>
          <w:p w14:paraId="2694D0DA" w14:textId="77777777" w:rsidR="005A207E" w:rsidRPr="00CD62C6" w:rsidRDefault="005A207E" w:rsidP="00643016">
            <w:pPr>
              <w:rPr>
                <w:b w:val="0"/>
                <w:iCs/>
                <w:sz w:val="20"/>
                <w:lang w:val="nb-NO"/>
              </w:rPr>
            </w:pPr>
          </w:p>
          <w:p w14:paraId="10D758D2" w14:textId="77777777" w:rsidR="00CD62C6" w:rsidRPr="00CD62C6" w:rsidRDefault="00CD62C6" w:rsidP="00643016">
            <w:pPr>
              <w:rPr>
                <w:b w:val="0"/>
                <w:iCs/>
                <w:sz w:val="20"/>
                <w:lang w:val="nb-NO"/>
              </w:rPr>
            </w:pPr>
          </w:p>
          <w:p w14:paraId="35A3FABC" w14:textId="0F4B43BE" w:rsidR="00CD62C6" w:rsidRPr="00CD62C6" w:rsidRDefault="00CD62C6" w:rsidP="00643016">
            <w:pPr>
              <w:rPr>
                <w:b w:val="0"/>
                <w:iCs/>
                <w:sz w:val="20"/>
                <w:lang w:val="nb-NO"/>
              </w:rPr>
            </w:pPr>
          </w:p>
        </w:tc>
        <w:tc>
          <w:tcPr>
            <w:tcW w:w="1045" w:type="dxa"/>
          </w:tcPr>
          <w:p w14:paraId="3F491543" w14:textId="77338A3D" w:rsidR="005A207E" w:rsidRPr="00CD62C6" w:rsidRDefault="005A207E" w:rsidP="00643016">
            <w:pPr>
              <w:cnfStyle w:val="000000000000" w:firstRow="0" w:lastRow="0" w:firstColumn="0" w:lastColumn="0" w:oddVBand="0" w:evenVBand="0" w:oddHBand="0" w:evenHBand="0" w:firstRowFirstColumn="0" w:firstRowLastColumn="0" w:lastRowFirstColumn="0" w:lastRowLastColumn="0"/>
              <w:rPr>
                <w:bCs/>
                <w:iCs/>
                <w:sz w:val="20"/>
                <w:lang w:val="nb-NO"/>
              </w:rPr>
            </w:pPr>
          </w:p>
        </w:tc>
        <w:tc>
          <w:tcPr>
            <w:tcW w:w="1428" w:type="dxa"/>
          </w:tcPr>
          <w:p w14:paraId="71C18F5E" w14:textId="30F662A8" w:rsidR="005A207E" w:rsidRPr="00CD62C6" w:rsidRDefault="005A207E" w:rsidP="00643016">
            <w:pPr>
              <w:cnfStyle w:val="000000000000" w:firstRow="0" w:lastRow="0" w:firstColumn="0" w:lastColumn="0" w:oddVBand="0" w:evenVBand="0" w:oddHBand="0" w:evenHBand="0" w:firstRowFirstColumn="0" w:firstRowLastColumn="0" w:lastRowFirstColumn="0" w:lastRowLastColumn="0"/>
              <w:rPr>
                <w:bCs/>
                <w:iCs/>
                <w:sz w:val="20"/>
                <w:lang w:val="nb-NO"/>
              </w:rPr>
            </w:pPr>
          </w:p>
        </w:tc>
        <w:tc>
          <w:tcPr>
            <w:tcW w:w="3598" w:type="dxa"/>
          </w:tcPr>
          <w:p w14:paraId="29A5F5CC" w14:textId="7084C7EA" w:rsidR="005A207E" w:rsidRPr="00CD62C6" w:rsidRDefault="005A207E" w:rsidP="00643016">
            <w:pPr>
              <w:cnfStyle w:val="000000000000" w:firstRow="0" w:lastRow="0" w:firstColumn="0" w:lastColumn="0" w:oddVBand="0" w:evenVBand="0" w:oddHBand="0" w:evenHBand="0" w:firstRowFirstColumn="0" w:firstRowLastColumn="0" w:lastRowFirstColumn="0" w:lastRowLastColumn="0"/>
              <w:rPr>
                <w:bCs/>
                <w:iCs/>
                <w:sz w:val="20"/>
                <w:lang w:val="nb-NO"/>
              </w:rPr>
            </w:pPr>
          </w:p>
        </w:tc>
        <w:tc>
          <w:tcPr>
            <w:tcW w:w="2194" w:type="dxa"/>
          </w:tcPr>
          <w:p w14:paraId="7D79547F" w14:textId="58D4A32D" w:rsidR="005A207E" w:rsidRPr="00CD62C6" w:rsidRDefault="005A207E" w:rsidP="00643016">
            <w:pPr>
              <w:cnfStyle w:val="000000000000" w:firstRow="0" w:lastRow="0" w:firstColumn="0" w:lastColumn="0" w:oddVBand="0" w:evenVBand="0" w:oddHBand="0" w:evenHBand="0" w:firstRowFirstColumn="0" w:firstRowLastColumn="0" w:lastRowFirstColumn="0" w:lastRowLastColumn="0"/>
              <w:rPr>
                <w:bCs/>
                <w:iCs/>
                <w:sz w:val="20"/>
                <w:lang w:val="nb-NO"/>
              </w:rPr>
            </w:pPr>
          </w:p>
        </w:tc>
        <w:tc>
          <w:tcPr>
            <w:tcW w:w="2075" w:type="dxa"/>
          </w:tcPr>
          <w:p w14:paraId="7753DFCD" w14:textId="15903882" w:rsidR="005A207E" w:rsidRPr="00CD62C6" w:rsidRDefault="005A207E" w:rsidP="00643016">
            <w:pPr>
              <w:cnfStyle w:val="000000000000" w:firstRow="0" w:lastRow="0" w:firstColumn="0" w:lastColumn="0" w:oddVBand="0" w:evenVBand="0" w:oddHBand="0" w:evenHBand="0" w:firstRowFirstColumn="0" w:firstRowLastColumn="0" w:lastRowFirstColumn="0" w:lastRowLastColumn="0"/>
              <w:rPr>
                <w:bCs/>
                <w:iCs/>
                <w:sz w:val="20"/>
                <w:lang w:val="nb-NO"/>
              </w:rPr>
            </w:pPr>
          </w:p>
        </w:tc>
        <w:tc>
          <w:tcPr>
            <w:tcW w:w="2126" w:type="dxa"/>
          </w:tcPr>
          <w:p w14:paraId="29D8F234" w14:textId="153CC907" w:rsidR="005A207E" w:rsidRPr="00CD62C6" w:rsidRDefault="005A207E" w:rsidP="00643016">
            <w:pPr>
              <w:cnfStyle w:val="000000000000" w:firstRow="0" w:lastRow="0" w:firstColumn="0" w:lastColumn="0" w:oddVBand="0" w:evenVBand="0" w:oddHBand="0" w:evenHBand="0" w:firstRowFirstColumn="0" w:firstRowLastColumn="0" w:lastRowFirstColumn="0" w:lastRowLastColumn="0"/>
              <w:rPr>
                <w:bCs/>
                <w:iCs/>
                <w:sz w:val="20"/>
              </w:rPr>
            </w:pPr>
          </w:p>
        </w:tc>
      </w:tr>
    </w:tbl>
    <w:p w14:paraId="6C7B20D0" w14:textId="77777777" w:rsidR="00CD70F3" w:rsidRDefault="00CD70F3" w:rsidP="00CD70F3">
      <w:pPr>
        <w:jc w:val="both"/>
        <w:rPr>
          <w:u w:val="single"/>
        </w:rPr>
      </w:pPr>
    </w:p>
    <w:p w14:paraId="6727F66A" w14:textId="77777777" w:rsidR="00CD62C6" w:rsidRPr="006531AC" w:rsidRDefault="00CD62C6" w:rsidP="00CD70F3">
      <w:pPr>
        <w:jc w:val="both"/>
        <w:rPr>
          <w:u w:val="single"/>
        </w:rPr>
      </w:pPr>
    </w:p>
    <w:p w14:paraId="4AA6C938" w14:textId="4A85BD34" w:rsidR="00CD70F3" w:rsidRPr="006531AC" w:rsidRDefault="00CD70F3" w:rsidP="00CD70F3">
      <w:pPr>
        <w:rPr>
          <w:rFonts w:cstheme="minorHAnsi"/>
        </w:rPr>
      </w:pPr>
      <w:r w:rsidRPr="006531AC">
        <w:rPr>
          <w:rFonts w:cstheme="minorHAnsi"/>
        </w:rPr>
        <w:t>Databehandleren kan ikke</w:t>
      </w:r>
      <w:r w:rsidR="00EB7F59" w:rsidRPr="006531AC">
        <w:rPr>
          <w:rFonts w:cstheme="minorHAnsi"/>
        </w:rPr>
        <w:t xml:space="preserve"> bruke </w:t>
      </w:r>
      <w:r w:rsidRPr="006531AC">
        <w:rPr>
          <w:rFonts w:cstheme="minorHAnsi"/>
        </w:rPr>
        <w:t xml:space="preserve">den enkelte </w:t>
      </w:r>
      <w:r w:rsidR="00697211">
        <w:rPr>
          <w:rFonts w:cstheme="minorHAnsi"/>
        </w:rPr>
        <w:t>Underdatabehandleren</w:t>
      </w:r>
      <w:r w:rsidR="00EB7F59" w:rsidRPr="006531AC">
        <w:rPr>
          <w:rFonts w:cstheme="minorHAnsi"/>
        </w:rPr>
        <w:t xml:space="preserve"> </w:t>
      </w:r>
      <w:r w:rsidRPr="006531AC">
        <w:rPr>
          <w:rFonts w:cstheme="minorHAnsi"/>
        </w:rPr>
        <w:t xml:space="preserve">til en annen behandling enn avtalt eller la en annen </w:t>
      </w:r>
      <w:r w:rsidR="00697211">
        <w:rPr>
          <w:rFonts w:cstheme="minorHAnsi"/>
        </w:rPr>
        <w:t>Underdatabehandler</w:t>
      </w:r>
      <w:r w:rsidR="00EB7F59" w:rsidRPr="006531AC">
        <w:rPr>
          <w:rFonts w:cstheme="minorHAnsi"/>
        </w:rPr>
        <w:t xml:space="preserve"> </w:t>
      </w:r>
      <w:r w:rsidRPr="006531AC">
        <w:rPr>
          <w:rFonts w:cstheme="minorHAnsi"/>
        </w:rPr>
        <w:t>utføre den beskrevne behandling</w:t>
      </w:r>
      <w:r w:rsidR="00EB7F59" w:rsidRPr="006531AC">
        <w:rPr>
          <w:rFonts w:cstheme="minorHAnsi"/>
        </w:rPr>
        <w:t xml:space="preserve">en </w:t>
      </w:r>
      <w:r w:rsidR="007B096A">
        <w:rPr>
          <w:rFonts w:cstheme="minorHAnsi"/>
        </w:rPr>
        <w:t>i andre tilfeller enn det som følger av Bilag B, punkt B.1 om skifte av Underdatabehandler</w:t>
      </w:r>
      <w:r w:rsidRPr="006531AC">
        <w:rPr>
          <w:rFonts w:cstheme="minorHAnsi"/>
        </w:rPr>
        <w:t xml:space="preserve">. </w:t>
      </w:r>
    </w:p>
    <w:p w14:paraId="34B905F3" w14:textId="52B8FE1D" w:rsidR="00FB3749" w:rsidRDefault="00FB3749" w:rsidP="00CD70F3">
      <w:pPr>
        <w:spacing w:after="160" w:line="259" w:lineRule="auto"/>
        <w:rPr>
          <w:rFonts w:cstheme="minorHAnsi"/>
        </w:rPr>
        <w:sectPr w:rsidR="00FB3749" w:rsidSect="00FB3749">
          <w:pgSz w:w="16838" w:h="11906" w:orient="landscape"/>
          <w:pgMar w:top="1418" w:right="1418" w:bottom="1418" w:left="1418" w:header="709" w:footer="709" w:gutter="0"/>
          <w:cols w:space="708"/>
          <w:docGrid w:linePitch="360"/>
        </w:sectPr>
      </w:pPr>
    </w:p>
    <w:p w14:paraId="04A19067" w14:textId="0EDB0243" w:rsidR="00A65EBD" w:rsidRDefault="00A65EBD">
      <w:pPr>
        <w:spacing w:after="160" w:line="259" w:lineRule="auto"/>
        <w:rPr>
          <w:b/>
          <w:caps/>
          <w:kern w:val="28"/>
          <w:sz w:val="28"/>
        </w:rPr>
      </w:pPr>
      <w:bookmarkStart w:id="105" w:name="_Ref501111183"/>
      <w:bookmarkStart w:id="106" w:name="_Toc506305866"/>
      <w:bookmarkStart w:id="107" w:name="_Toc3284306"/>
    </w:p>
    <w:p w14:paraId="4D1F0D5A" w14:textId="201D2F32" w:rsidR="00CD70F3" w:rsidRPr="009B42EA" w:rsidRDefault="00CD70F3" w:rsidP="00A9752F">
      <w:pPr>
        <w:pStyle w:val="Heading1"/>
        <w:ind w:left="360"/>
      </w:pPr>
      <w:bookmarkStart w:id="108" w:name="_Toc192247777"/>
      <w:r w:rsidRPr="009B42EA">
        <w:t xml:space="preserve">Instruks vedrørende behandling </w:t>
      </w:r>
      <w:r w:rsidR="00F71887" w:rsidRPr="009B42EA">
        <w:t>a</w:t>
      </w:r>
      <w:r w:rsidR="00F71887">
        <w:t>v</w:t>
      </w:r>
      <w:r w:rsidR="00F71887" w:rsidRPr="009B42EA">
        <w:t xml:space="preserve"> </w:t>
      </w:r>
      <w:r w:rsidRPr="009B42EA">
        <w:t>personop</w:t>
      </w:r>
      <w:r w:rsidR="00F71887">
        <w:t>p</w:t>
      </w:r>
      <w:r w:rsidRPr="009B42EA">
        <w:t>lysninger</w:t>
      </w:r>
      <w:bookmarkEnd w:id="105"/>
      <w:bookmarkEnd w:id="106"/>
      <w:bookmarkEnd w:id="107"/>
      <w:bookmarkEnd w:id="108"/>
      <w:r w:rsidRPr="009B42EA">
        <w:t xml:space="preserve"> </w:t>
      </w:r>
    </w:p>
    <w:p w14:paraId="3B50196D" w14:textId="77777777" w:rsidR="00CD70F3" w:rsidRPr="000B1A8F" w:rsidRDefault="00CD70F3" w:rsidP="00CD70F3"/>
    <w:p w14:paraId="0AEC3B60" w14:textId="5EAB9977" w:rsidR="00CD70F3" w:rsidRPr="00BD5BE1" w:rsidRDefault="00CD70F3" w:rsidP="009B42EA">
      <w:pPr>
        <w:pStyle w:val="Heading2"/>
      </w:pPr>
      <w:bookmarkStart w:id="109" w:name="_Toc501369811"/>
      <w:bookmarkStart w:id="110" w:name="_Toc505602990"/>
      <w:bookmarkStart w:id="111" w:name="_Toc505780023"/>
      <w:bookmarkStart w:id="112" w:name="_Toc506305867"/>
      <w:bookmarkStart w:id="113" w:name="_Toc192247778"/>
      <w:r w:rsidRPr="00BD5BE1">
        <w:t xml:space="preserve">Behandlingens </w:t>
      </w:r>
      <w:bookmarkEnd w:id="109"/>
      <w:bookmarkEnd w:id="110"/>
      <w:bookmarkEnd w:id="111"/>
      <w:bookmarkEnd w:id="112"/>
      <w:r w:rsidR="00214DD8">
        <w:t>omfang og formål</w:t>
      </w:r>
      <w:bookmarkEnd w:id="113"/>
    </w:p>
    <w:p w14:paraId="2DF7036A" w14:textId="7479A517" w:rsidR="00EF528C" w:rsidRDefault="006B52FE" w:rsidP="006B52FE">
      <w:pPr>
        <w:rPr>
          <w:rFonts w:cstheme="minorHAnsi"/>
        </w:rPr>
      </w:pPr>
      <w:r w:rsidRPr="00D24F41">
        <w:rPr>
          <w:rFonts w:cstheme="minorHAnsi"/>
        </w:rPr>
        <w:t>Personopplysningene skal</w:t>
      </w:r>
      <w:r w:rsidRPr="00D24F41">
        <w:rPr>
          <w:rFonts w:cstheme="minorHAnsi"/>
          <w:i/>
        </w:rPr>
        <w:t xml:space="preserve"> </w:t>
      </w:r>
      <w:r w:rsidRPr="00D24F41">
        <w:rPr>
          <w:rFonts w:cstheme="minorHAnsi"/>
        </w:rPr>
        <w:t>utelukkende behandles</w:t>
      </w:r>
      <w:r w:rsidR="00214DD8">
        <w:rPr>
          <w:rFonts w:cstheme="minorHAnsi"/>
        </w:rPr>
        <w:t xml:space="preserve"> i det omfang og</w:t>
      </w:r>
      <w:r w:rsidRPr="00D24F41">
        <w:rPr>
          <w:rFonts w:cstheme="minorHAnsi"/>
        </w:rPr>
        <w:t xml:space="preserve"> for de formål som er beskrevet i </w:t>
      </w:r>
    </w:p>
    <w:p w14:paraId="145533D2" w14:textId="0A2AB492" w:rsidR="00EF528C" w:rsidRDefault="00214DD8" w:rsidP="00EF528C">
      <w:pPr>
        <w:pStyle w:val="ListParagraph"/>
        <w:numPr>
          <w:ilvl w:val="0"/>
          <w:numId w:val="37"/>
        </w:numPr>
        <w:rPr>
          <w:rFonts w:cstheme="minorHAnsi"/>
        </w:rPr>
      </w:pPr>
      <w:r w:rsidRPr="00EF528C">
        <w:rPr>
          <w:rFonts w:cstheme="minorHAnsi"/>
        </w:rPr>
        <w:t>Hovedavtalen</w:t>
      </w:r>
      <w:r w:rsidR="00822BA5">
        <w:rPr>
          <w:rFonts w:cstheme="minorHAnsi"/>
        </w:rPr>
        <w:t xml:space="preserve"> </w:t>
      </w:r>
    </w:p>
    <w:p w14:paraId="751244A1" w14:textId="68D8EDDC" w:rsidR="00EF528C" w:rsidRDefault="006B52FE" w:rsidP="00EF528C">
      <w:pPr>
        <w:pStyle w:val="ListParagraph"/>
        <w:numPr>
          <w:ilvl w:val="0"/>
          <w:numId w:val="37"/>
        </w:numPr>
        <w:rPr>
          <w:rFonts w:cstheme="minorHAnsi"/>
        </w:rPr>
      </w:pPr>
      <w:r w:rsidRPr="00EF528C">
        <w:rPr>
          <w:rFonts w:cstheme="minorHAnsi"/>
        </w:rPr>
        <w:t>Databehandleravtalen</w:t>
      </w:r>
      <w:r w:rsidR="00214DD8" w:rsidRPr="00EF528C">
        <w:rPr>
          <w:rFonts w:cstheme="minorHAnsi"/>
        </w:rPr>
        <w:t xml:space="preserve"> </w:t>
      </w:r>
      <w:r w:rsidR="00A93929">
        <w:rPr>
          <w:rFonts w:cstheme="minorHAnsi"/>
        </w:rPr>
        <w:t>med bilag</w:t>
      </w:r>
    </w:p>
    <w:p w14:paraId="46515D0E" w14:textId="77777777" w:rsidR="004516C7" w:rsidRDefault="004516C7" w:rsidP="004516C7">
      <w:pPr>
        <w:rPr>
          <w:rFonts w:cstheme="minorHAnsi"/>
        </w:rPr>
      </w:pPr>
    </w:p>
    <w:p w14:paraId="43DA347F" w14:textId="77777777" w:rsidR="006B52FE" w:rsidRPr="00D24F41" w:rsidRDefault="006B52FE" w:rsidP="00CD70F3">
      <w:pPr>
        <w:pStyle w:val="ListParagraph"/>
        <w:rPr>
          <w:rFonts w:cstheme="minorHAnsi"/>
        </w:rPr>
      </w:pPr>
    </w:p>
    <w:p w14:paraId="1AE82AFD" w14:textId="006FBD51" w:rsidR="000155EB" w:rsidRDefault="000155EB" w:rsidP="00A54943">
      <w:pPr>
        <w:rPr>
          <w:rFonts w:cstheme="minorHAnsi"/>
        </w:rPr>
      </w:pPr>
      <w:r w:rsidRPr="00D24F41">
        <w:rPr>
          <w:rFonts w:cstheme="minorHAnsi"/>
        </w:rPr>
        <w:t xml:space="preserve">Databehandler har ikke råderett over </w:t>
      </w:r>
      <w:r w:rsidR="00872F91" w:rsidRPr="00D24F41">
        <w:rPr>
          <w:rFonts w:cstheme="minorHAnsi"/>
        </w:rPr>
        <w:t>personopplysningene</w:t>
      </w:r>
      <w:r w:rsidR="002E26C1">
        <w:rPr>
          <w:rFonts w:cstheme="minorHAnsi"/>
        </w:rPr>
        <w:t xml:space="preserve"> utover det som er nødvendig for å oppfylle sine plikter etter Databehandleravtalen</w:t>
      </w:r>
      <w:r w:rsidRPr="00D24F41">
        <w:rPr>
          <w:rFonts w:cstheme="minorHAnsi"/>
        </w:rPr>
        <w:t>, og kan ikke behandle disse til egne formål.</w:t>
      </w:r>
      <w:r w:rsidR="008949E8">
        <w:rPr>
          <w:rFonts w:cstheme="minorHAnsi"/>
        </w:rPr>
        <w:t xml:space="preserve"> </w:t>
      </w:r>
    </w:p>
    <w:p w14:paraId="46FC4E89" w14:textId="585DC971" w:rsidR="00602927" w:rsidRDefault="00602927" w:rsidP="00A54943">
      <w:pPr>
        <w:rPr>
          <w:rFonts w:cstheme="minorHAnsi"/>
        </w:rPr>
      </w:pPr>
    </w:p>
    <w:p w14:paraId="76D25455" w14:textId="079264ED" w:rsidR="00602927" w:rsidRDefault="00602927" w:rsidP="00534BA6">
      <w:pPr>
        <w:pStyle w:val="Heading2"/>
      </w:pPr>
      <w:bookmarkStart w:id="114" w:name="_Toc192247779"/>
      <w:r w:rsidRPr="003B0250">
        <w:t xml:space="preserve">Sikkerhet </w:t>
      </w:r>
      <w:r w:rsidR="00C93792">
        <w:t>ved</w:t>
      </w:r>
      <w:r w:rsidR="00C93792" w:rsidRPr="003B0250">
        <w:t xml:space="preserve"> </w:t>
      </w:r>
      <w:r w:rsidRPr="003B0250">
        <w:t>behandlingen</w:t>
      </w:r>
      <w:bookmarkEnd w:id="114"/>
    </w:p>
    <w:p w14:paraId="307D51F1" w14:textId="1470D7B5" w:rsidR="00643016" w:rsidRDefault="00643016" w:rsidP="00643016"/>
    <w:p w14:paraId="1C3A0576" w14:textId="5432B6A2" w:rsidR="00643016" w:rsidRPr="00813525" w:rsidRDefault="00534BA6" w:rsidP="00534BA6">
      <w:pPr>
        <w:pStyle w:val="Heading3"/>
        <w:ind w:left="0"/>
        <w:rPr>
          <w:rFonts w:asciiTheme="majorHAnsi" w:hAnsiTheme="majorHAnsi" w:cstheme="majorHAnsi"/>
          <w:bCs/>
        </w:rPr>
      </w:pPr>
      <w:bookmarkStart w:id="115" w:name="_Toc192247780"/>
      <w:r w:rsidRPr="00813525">
        <w:rPr>
          <w:rFonts w:asciiTheme="majorHAnsi" w:hAnsiTheme="majorHAnsi" w:cstheme="majorHAnsi"/>
          <w:bCs/>
        </w:rPr>
        <w:t>Angivelse av sikkerhetsnivå</w:t>
      </w:r>
      <w:bookmarkEnd w:id="115"/>
    </w:p>
    <w:p w14:paraId="480FF559" w14:textId="77777777" w:rsidR="00643016" w:rsidRPr="00643016" w:rsidRDefault="00643016" w:rsidP="00643016"/>
    <w:p w14:paraId="3D53004D" w14:textId="59BE7C74" w:rsidR="00E51EE0" w:rsidRDefault="00E51EE0" w:rsidP="00602927">
      <w:pPr>
        <w:rPr>
          <w:rFonts w:cstheme="minorHAnsi"/>
        </w:rPr>
      </w:pPr>
      <w:r>
        <w:rPr>
          <w:rFonts w:cstheme="minorHAnsi"/>
        </w:rPr>
        <w:t xml:space="preserve">Ut fra </w:t>
      </w:r>
      <w:r w:rsidR="0067474D">
        <w:rPr>
          <w:rFonts w:cstheme="minorHAnsi"/>
        </w:rPr>
        <w:t xml:space="preserve">en vurdering av </w:t>
      </w:r>
      <w:r>
        <w:rPr>
          <w:rFonts w:cstheme="minorHAnsi"/>
        </w:rPr>
        <w:t xml:space="preserve">omfanget av personopplysninger som blir behandlet, typen opplysninger og karakteren av behandlingen er det </w:t>
      </w:r>
      <w:r w:rsidR="00236E24">
        <w:rPr>
          <w:rFonts w:cstheme="minorHAnsi"/>
        </w:rPr>
        <w:t xml:space="preserve">basert på en konkret risikovurdering </w:t>
      </w:r>
      <w:r>
        <w:rPr>
          <w:rFonts w:cstheme="minorHAnsi"/>
        </w:rPr>
        <w:t>fastsatt at behandlingen</w:t>
      </w:r>
      <w:r w:rsidR="006907A6">
        <w:rPr>
          <w:rFonts w:cstheme="minorHAnsi"/>
        </w:rPr>
        <w:t xml:space="preserve"> (velg ett alternativ):</w:t>
      </w:r>
      <w:r>
        <w:rPr>
          <w:rFonts w:cstheme="minorHAnsi"/>
        </w:rPr>
        <w:t xml:space="preserve"> </w:t>
      </w:r>
    </w:p>
    <w:p w14:paraId="7D0AA992" w14:textId="488DD3BA" w:rsidR="00E51EE0" w:rsidRDefault="00E51EE0" w:rsidP="00602927">
      <w:pPr>
        <w:rPr>
          <w:rFonts w:cstheme="minorHAnsi"/>
        </w:rPr>
      </w:pPr>
    </w:p>
    <w:p w14:paraId="20059D9A" w14:textId="127BD84B" w:rsidR="00C93792" w:rsidRDefault="00C93792" w:rsidP="00602927">
      <w:pPr>
        <w:rPr>
          <w:rFonts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358"/>
      </w:tblGrid>
      <w:tr w:rsidR="00C93792" w14:paraId="08F2E7D4" w14:textId="77777777" w:rsidTr="27BA25B3">
        <w:trPr>
          <w:trHeight w:val="567"/>
        </w:trPr>
        <w:sdt>
          <w:sdtPr>
            <w:id w:val="705987901"/>
            <w14:checkbox>
              <w14:checked w14:val="0"/>
              <w14:checkedState w14:val="2612" w14:font="MS Gothic"/>
              <w14:uncheckedState w14:val="2610" w14:font="MS Gothic"/>
            </w14:checkbox>
          </w:sdtPr>
          <w:sdtEndPr/>
          <w:sdtContent>
            <w:tc>
              <w:tcPr>
                <w:tcW w:w="704" w:type="dxa"/>
              </w:tcPr>
              <w:p w14:paraId="281052DA" w14:textId="48FBBB5F" w:rsidR="00C93792" w:rsidRPr="00907830" w:rsidRDefault="0A5D2BD0" w:rsidP="008324CD">
                <w:pPr>
                  <w:jc w:val="both"/>
                </w:pPr>
                <w:r w:rsidRPr="27BA25B3">
                  <w:rPr>
                    <w:rFonts w:ascii="MS Gothic" w:eastAsia="MS Gothic" w:hAnsi="MS Gothic"/>
                  </w:rPr>
                  <w:t>☐</w:t>
                </w:r>
              </w:p>
            </w:tc>
          </w:sdtContent>
        </w:sdt>
        <w:tc>
          <w:tcPr>
            <w:tcW w:w="8358" w:type="dxa"/>
          </w:tcPr>
          <w:p w14:paraId="355E565A" w14:textId="5D3EAB08" w:rsidR="002F2508" w:rsidRPr="00907830" w:rsidRDefault="006907A6" w:rsidP="005763B3">
            <w:r w:rsidRPr="00907830">
              <w:t xml:space="preserve">Krever </w:t>
            </w:r>
            <w:r w:rsidR="00F241E5" w:rsidRPr="00907830">
              <w:t xml:space="preserve">et </w:t>
            </w:r>
            <w:r w:rsidRPr="00907830">
              <w:t>h</w:t>
            </w:r>
            <w:r w:rsidR="00C93792" w:rsidRPr="00907830">
              <w:t>øyt sikkerhetsnivå</w:t>
            </w:r>
            <w:r w:rsidR="00363E49" w:rsidRPr="00907830">
              <w:t xml:space="preserve">. </w:t>
            </w:r>
            <w:r w:rsidR="007D57C0" w:rsidRPr="00907830">
              <w:t xml:space="preserve">Begrunnelse: </w:t>
            </w:r>
          </w:p>
          <w:p w14:paraId="03922532" w14:textId="77777777" w:rsidR="007D57C0" w:rsidRPr="00907830" w:rsidRDefault="007D57C0" w:rsidP="005763B3"/>
          <w:p w14:paraId="7C500A25" w14:textId="77777777" w:rsidR="000032A7" w:rsidRPr="007D67A7" w:rsidRDefault="000032A7" w:rsidP="000032A7">
            <w:pPr>
              <w:rPr>
                <w:i/>
                <w:iCs/>
              </w:rPr>
            </w:pPr>
            <w:r w:rsidRPr="007D67A7">
              <w:rPr>
                <w:i/>
                <w:iCs/>
                <w:highlight w:val="yellow"/>
              </w:rPr>
              <w:t>&lt;Vis til risikovurderingen som er gjort og skriv begrunnelse&gt;</w:t>
            </w:r>
          </w:p>
          <w:p w14:paraId="25A21718" w14:textId="77777777" w:rsidR="000032A7" w:rsidRDefault="000032A7" w:rsidP="000032A7"/>
          <w:p w14:paraId="1E296D41" w14:textId="565CABB0" w:rsidR="00907830" w:rsidRDefault="000032A7" w:rsidP="000032A7">
            <w:r w:rsidRPr="006C5704">
              <w:rPr>
                <w:bCs/>
                <w:highlight w:val="yellow"/>
              </w:rPr>
              <w:t>&lt;</w:t>
            </w:r>
            <w:r>
              <w:rPr>
                <w:bCs/>
                <w:i/>
                <w:iCs/>
                <w:highlight w:val="yellow"/>
              </w:rPr>
              <w:t>F</w:t>
            </w:r>
            <w:r w:rsidRPr="000851F4">
              <w:rPr>
                <w:bCs/>
                <w:i/>
                <w:iCs/>
                <w:highlight w:val="yellow"/>
              </w:rPr>
              <w:t>.eks.</w:t>
            </w:r>
            <w:r w:rsidRPr="006C5704">
              <w:rPr>
                <w:rFonts w:cstheme="minorHAnsi"/>
                <w:bCs/>
                <w:i/>
                <w:highlight w:val="yellow"/>
              </w:rPr>
              <w:t xml:space="preserve"> Behandlingen</w:t>
            </w:r>
            <w:r w:rsidRPr="006C5704">
              <w:rPr>
                <w:rFonts w:cstheme="minorHAnsi"/>
                <w:bCs/>
                <w:highlight w:val="yellow"/>
              </w:rPr>
              <w:t xml:space="preserve"> </w:t>
            </w:r>
            <w:r w:rsidRPr="006C5704">
              <w:rPr>
                <w:rFonts w:cstheme="minorHAnsi"/>
                <w:bCs/>
                <w:i/>
                <w:szCs w:val="24"/>
                <w:highlight w:val="yellow"/>
              </w:rPr>
              <w:t>omfatter store mengder av «særlige kategorier av personopplysninger» i henhold til GDPR artikkel 9 (1) som krever særlig beskyttelse&gt;</w:t>
            </w:r>
          </w:p>
          <w:p w14:paraId="18582793" w14:textId="4BDFD294" w:rsidR="00907830" w:rsidRPr="00907830" w:rsidRDefault="00907830" w:rsidP="00907830"/>
        </w:tc>
      </w:tr>
      <w:tr w:rsidR="00C93792" w:rsidRPr="00545CED" w14:paraId="415CCDE0" w14:textId="77777777" w:rsidTr="27BA25B3">
        <w:trPr>
          <w:trHeight w:val="567"/>
        </w:trPr>
        <w:tc>
          <w:tcPr>
            <w:tcW w:w="704" w:type="dxa"/>
          </w:tcPr>
          <w:p w14:paraId="69B4770C" w14:textId="4EDAFC6C" w:rsidR="00C93792" w:rsidRPr="00907830" w:rsidRDefault="00C93792" w:rsidP="008324CD">
            <w:pPr>
              <w:jc w:val="both"/>
              <w:rPr>
                <w:b/>
                <w:bCs/>
              </w:rPr>
            </w:pPr>
          </w:p>
        </w:tc>
        <w:tc>
          <w:tcPr>
            <w:tcW w:w="8358" w:type="dxa"/>
          </w:tcPr>
          <w:p w14:paraId="1A1561FC" w14:textId="7289C4DF" w:rsidR="005763B3" w:rsidRPr="00907830" w:rsidRDefault="005763B3" w:rsidP="005F02B4">
            <w:pPr>
              <w:jc w:val="both"/>
              <w:rPr>
                <w:b/>
                <w:bCs/>
              </w:rPr>
            </w:pPr>
          </w:p>
        </w:tc>
      </w:tr>
      <w:tr w:rsidR="00C93792" w:rsidRPr="00E069B0" w14:paraId="246B85AC" w14:textId="77777777" w:rsidTr="27BA25B3">
        <w:trPr>
          <w:trHeight w:val="567"/>
        </w:trPr>
        <w:sdt>
          <w:sdtPr>
            <w:id w:val="-1173024827"/>
            <w14:checkbox>
              <w14:checked w14:val="0"/>
              <w14:checkedState w14:val="2612" w14:font="MS Gothic"/>
              <w14:uncheckedState w14:val="2610" w14:font="MS Gothic"/>
            </w14:checkbox>
          </w:sdtPr>
          <w:sdtEndPr/>
          <w:sdtContent>
            <w:tc>
              <w:tcPr>
                <w:tcW w:w="704" w:type="dxa"/>
              </w:tcPr>
              <w:p w14:paraId="2052CF3D" w14:textId="69660116" w:rsidR="00C93792" w:rsidRPr="00907830" w:rsidRDefault="005F006B" w:rsidP="008324CD">
                <w:pPr>
                  <w:jc w:val="both"/>
                </w:pPr>
                <w:r w:rsidRPr="00907830">
                  <w:rPr>
                    <w:rFonts w:ascii="MS Gothic" w:eastAsia="MS Gothic" w:hAnsi="MS Gothic" w:hint="eastAsia"/>
                  </w:rPr>
                  <w:t>☐</w:t>
                </w:r>
              </w:p>
            </w:tc>
          </w:sdtContent>
        </w:sdt>
        <w:tc>
          <w:tcPr>
            <w:tcW w:w="8358" w:type="dxa"/>
          </w:tcPr>
          <w:p w14:paraId="5CC80E4C" w14:textId="39D9E1AE" w:rsidR="005F02B4" w:rsidRPr="00907830" w:rsidRDefault="005F02B4" w:rsidP="00EF6BD9">
            <w:r w:rsidRPr="00907830">
              <w:t>Ikke krever et høyt sikkerhetsnivå</w:t>
            </w:r>
            <w:r w:rsidR="005706B8" w:rsidRPr="00907830">
              <w:t xml:space="preserve">. </w:t>
            </w:r>
            <w:r w:rsidR="005A7655" w:rsidRPr="00907830">
              <w:t>B</w:t>
            </w:r>
            <w:r w:rsidR="00EF6BD9" w:rsidRPr="00907830">
              <w:t xml:space="preserve">egrunnelse: </w:t>
            </w:r>
          </w:p>
          <w:p w14:paraId="70DC3148" w14:textId="4A5B9197" w:rsidR="005A7655" w:rsidRPr="00907830" w:rsidRDefault="005A7655" w:rsidP="00EF6BD9"/>
          <w:p w14:paraId="70B8BDCC" w14:textId="77777777" w:rsidR="005A7655" w:rsidRPr="00B360EB" w:rsidRDefault="005A7655" w:rsidP="005A7655">
            <w:pPr>
              <w:rPr>
                <w:i/>
                <w:iCs/>
                <w:highlight w:val="yellow"/>
              </w:rPr>
            </w:pPr>
            <w:r w:rsidRPr="00B360EB">
              <w:rPr>
                <w:i/>
                <w:iCs/>
                <w:highlight w:val="yellow"/>
              </w:rPr>
              <w:t>&lt;Vis til risikovurderingen som er gjort og skriv begrunnelse&gt;</w:t>
            </w:r>
          </w:p>
          <w:p w14:paraId="47A3C491" w14:textId="77777777" w:rsidR="005A7655" w:rsidRPr="00B360EB" w:rsidRDefault="005A7655" w:rsidP="00EF6BD9">
            <w:pPr>
              <w:rPr>
                <w:highlight w:val="yellow"/>
              </w:rPr>
            </w:pPr>
          </w:p>
          <w:p w14:paraId="20199017" w14:textId="48899314" w:rsidR="0078115D" w:rsidRPr="00907830" w:rsidRDefault="005F02B4" w:rsidP="0078115D">
            <w:pPr>
              <w:jc w:val="both"/>
              <w:rPr>
                <w:i/>
              </w:rPr>
            </w:pPr>
            <w:r w:rsidRPr="00B360EB">
              <w:rPr>
                <w:highlight w:val="yellow"/>
              </w:rPr>
              <w:t xml:space="preserve">&lt; </w:t>
            </w:r>
            <w:r w:rsidR="002E505B" w:rsidRPr="00B360EB">
              <w:rPr>
                <w:i/>
                <w:highlight w:val="yellow"/>
              </w:rPr>
              <w:t>F</w:t>
            </w:r>
            <w:r w:rsidRPr="00B360EB">
              <w:rPr>
                <w:i/>
                <w:highlight w:val="yellow"/>
              </w:rPr>
              <w:t>.eks</w:t>
            </w:r>
            <w:r w:rsidR="000851F4" w:rsidRPr="00B360EB">
              <w:rPr>
                <w:i/>
                <w:highlight w:val="yellow"/>
              </w:rPr>
              <w:t>.</w:t>
            </w:r>
            <w:r w:rsidRPr="00B360EB">
              <w:rPr>
                <w:i/>
                <w:highlight w:val="yellow"/>
              </w:rPr>
              <w:t>:</w:t>
            </w:r>
            <w:r w:rsidR="0078115D" w:rsidRPr="00B360EB">
              <w:rPr>
                <w:i/>
                <w:highlight w:val="yellow"/>
              </w:rPr>
              <w:t xml:space="preserve"> Behandlingen omfatter bare opplysninger som er allment kjent som navn og adresse&gt;</w:t>
            </w:r>
          </w:p>
          <w:p w14:paraId="6C738D7D" w14:textId="0D09C3CC" w:rsidR="006E41C0" w:rsidRPr="00907830" w:rsidRDefault="006E41C0" w:rsidP="0078115D">
            <w:pPr>
              <w:jc w:val="both"/>
              <w:rPr>
                <w:i/>
              </w:rPr>
            </w:pPr>
          </w:p>
          <w:p w14:paraId="4AA9316A" w14:textId="77777777" w:rsidR="006E41C0" w:rsidRPr="00907830" w:rsidRDefault="006E41C0" w:rsidP="0078115D">
            <w:pPr>
              <w:jc w:val="both"/>
              <w:rPr>
                <w:i/>
              </w:rPr>
            </w:pPr>
          </w:p>
          <w:p w14:paraId="23E507DE" w14:textId="601E93C2" w:rsidR="00C93792" w:rsidRPr="00907830" w:rsidRDefault="00C93792" w:rsidP="0078115D">
            <w:pPr>
              <w:jc w:val="both"/>
            </w:pPr>
          </w:p>
        </w:tc>
      </w:tr>
    </w:tbl>
    <w:p w14:paraId="42581746" w14:textId="2DFEED3A" w:rsidR="008A7D27" w:rsidRPr="00E069B0" w:rsidRDefault="008A7D27" w:rsidP="00602927">
      <w:pPr>
        <w:rPr>
          <w:rFonts w:cstheme="minorHAnsi"/>
        </w:rPr>
      </w:pPr>
    </w:p>
    <w:p w14:paraId="040E8070" w14:textId="77777777" w:rsidR="00602927" w:rsidRPr="00E069B0" w:rsidRDefault="00602927" w:rsidP="00602927">
      <w:pPr>
        <w:rPr>
          <w:rFonts w:cstheme="minorHAnsi"/>
          <w:iCs/>
          <w:szCs w:val="24"/>
        </w:rPr>
      </w:pPr>
    </w:p>
    <w:p w14:paraId="78A24DD6" w14:textId="3AA2CC12" w:rsidR="00364EB8" w:rsidRPr="006465AE" w:rsidRDefault="00364EB8" w:rsidP="006465AE">
      <w:pPr>
        <w:pStyle w:val="Heading3"/>
        <w:ind w:left="0"/>
        <w:rPr>
          <w:rFonts w:asciiTheme="majorHAnsi" w:hAnsiTheme="majorHAnsi" w:cstheme="majorHAnsi"/>
          <w:bCs/>
        </w:rPr>
      </w:pPr>
      <w:bookmarkStart w:id="116" w:name="_Toc27581878"/>
      <w:bookmarkStart w:id="117" w:name="_Toc192247781"/>
      <w:bookmarkEnd w:id="116"/>
      <w:r w:rsidRPr="006465AE">
        <w:rPr>
          <w:rFonts w:asciiTheme="majorHAnsi" w:hAnsiTheme="majorHAnsi" w:cstheme="majorHAnsi"/>
          <w:bCs/>
        </w:rPr>
        <w:t xml:space="preserve">Styringssystem </w:t>
      </w:r>
      <w:r w:rsidRPr="002E505B">
        <w:rPr>
          <w:rFonts w:asciiTheme="majorHAnsi" w:hAnsiTheme="majorHAnsi" w:cstheme="majorHAnsi"/>
          <w:bCs/>
        </w:rPr>
        <w:t>for informasjonssikkerhet</w:t>
      </w:r>
      <w:bookmarkEnd w:id="117"/>
    </w:p>
    <w:p w14:paraId="5C260BE2" w14:textId="77777777" w:rsidR="00364EB8" w:rsidRDefault="00364EB8" w:rsidP="000F68F3"/>
    <w:p w14:paraId="3B61F20C" w14:textId="3BB3B7E3" w:rsidR="00602927" w:rsidRPr="00D6537D" w:rsidRDefault="00D6537D" w:rsidP="000F68F3">
      <w:pPr>
        <w:rPr>
          <w:rFonts w:cstheme="minorHAnsi"/>
          <w:iCs/>
          <w:szCs w:val="24"/>
        </w:rPr>
      </w:pPr>
      <w:r w:rsidRPr="00D6537D">
        <w:t xml:space="preserve">Databehandleren skal ha et egnet styringssystem for informasjonssikkerhet. </w:t>
      </w:r>
      <w:r w:rsidR="005005D0" w:rsidRPr="00D6537D">
        <w:rPr>
          <w:rFonts w:cstheme="minorHAnsi"/>
          <w:iCs/>
          <w:szCs w:val="24"/>
        </w:rPr>
        <w:t>Databehandleren skal etablere og forvalte tilstrekkelige sikkerhetstiltak for å ivareta informasjonssikkerheten for behandling av personopplysningene, herunder</w:t>
      </w:r>
      <w:r w:rsidR="000F68F3" w:rsidRPr="00D6537D">
        <w:rPr>
          <w:rFonts w:cstheme="minorHAnsi"/>
          <w:iCs/>
          <w:szCs w:val="24"/>
        </w:rPr>
        <w:t xml:space="preserve"> </w:t>
      </w:r>
      <w:r w:rsidR="00E9079C" w:rsidRPr="00D6537D">
        <w:rPr>
          <w:rFonts w:cstheme="minorHAnsi"/>
          <w:iCs/>
          <w:szCs w:val="24"/>
        </w:rPr>
        <w:t>(flere valg mulig)</w:t>
      </w:r>
      <w:r w:rsidR="00C664F3" w:rsidRPr="00D6537D">
        <w:rPr>
          <w:rFonts w:cstheme="minorHAnsi"/>
          <w:iCs/>
          <w:szCs w:val="24"/>
        </w:rPr>
        <w:t>:</w:t>
      </w:r>
    </w:p>
    <w:p w14:paraId="12CE9C6D" w14:textId="4F10AF98" w:rsidR="004F25C1" w:rsidRPr="00CF2A4D" w:rsidRDefault="00602927" w:rsidP="00602927">
      <w:pPr>
        <w:rPr>
          <w:rFonts w:cstheme="minorHAnsi"/>
          <w:iCs/>
          <w:szCs w:val="24"/>
        </w:rPr>
      </w:pPr>
      <w:r w:rsidRPr="00CF2A4D">
        <w:rPr>
          <w:rFonts w:cstheme="minorHAnsi"/>
          <w:iCs/>
          <w:szCs w:val="24"/>
        </w:rPr>
        <w:t xml:space="preserve">  </w:t>
      </w:r>
    </w:p>
    <w:tbl>
      <w:tblPr>
        <w:tblStyle w:val="TableGrid"/>
        <w:tblW w:w="0" w:type="auto"/>
        <w:tblCellMar>
          <w:top w:w="142" w:type="dxa"/>
          <w:bottom w:w="142" w:type="dxa"/>
        </w:tblCellMar>
        <w:tblLook w:val="04A0" w:firstRow="1" w:lastRow="0" w:firstColumn="1" w:lastColumn="0" w:noHBand="0" w:noVBand="1"/>
      </w:tblPr>
      <w:tblGrid>
        <w:gridCol w:w="704"/>
        <w:gridCol w:w="8358"/>
      </w:tblGrid>
      <w:tr w:rsidR="004F25C1" w:rsidRPr="00907830" w14:paraId="635830CC" w14:textId="77777777" w:rsidTr="00534BA6">
        <w:trPr>
          <w:trHeight w:val="340"/>
        </w:trPr>
        <w:sdt>
          <w:sdtPr>
            <w:id w:val="916975890"/>
            <w14:checkbox>
              <w14:checked w14:val="1"/>
              <w14:checkedState w14:val="2612" w14:font="MS Gothic"/>
              <w14:uncheckedState w14:val="2610" w14:font="MS Gothic"/>
            </w14:checkbox>
          </w:sdtPr>
          <w:sdtEndPr/>
          <w:sdtContent>
            <w:tc>
              <w:tcPr>
                <w:tcW w:w="704" w:type="dxa"/>
              </w:tcPr>
              <w:p w14:paraId="1DB0B39B" w14:textId="7F9D7064" w:rsidR="004F25C1" w:rsidRPr="00907830" w:rsidRDefault="00907830" w:rsidP="008324CD">
                <w:pPr>
                  <w:jc w:val="both"/>
                </w:pPr>
                <w:r>
                  <w:rPr>
                    <w:rFonts w:ascii="MS Gothic" w:eastAsia="MS Gothic" w:hAnsi="MS Gothic" w:hint="eastAsia"/>
                  </w:rPr>
                  <w:t>☒</w:t>
                </w:r>
              </w:p>
            </w:tc>
          </w:sdtContent>
        </w:sdt>
        <w:tc>
          <w:tcPr>
            <w:tcW w:w="8358" w:type="dxa"/>
          </w:tcPr>
          <w:p w14:paraId="52F2279B" w14:textId="114D22A0" w:rsidR="004F25C1" w:rsidRDefault="009714CE" w:rsidP="00C664F3">
            <w:pPr>
              <w:jc w:val="both"/>
            </w:pPr>
            <w:r w:rsidRPr="00907830">
              <w:t>Sikkerhetskrav som beskrevet i Hovedavtalen</w:t>
            </w:r>
            <w:r w:rsidR="00AF7DC7" w:rsidRPr="00907830">
              <w:t>:</w:t>
            </w:r>
            <w:r w:rsidRPr="00907830">
              <w:t xml:space="preserve"> </w:t>
            </w:r>
            <w:r w:rsidR="00907830">
              <w:t>Ikke-funksjonelle krav</w:t>
            </w:r>
          </w:p>
          <w:p w14:paraId="5E00E4D9" w14:textId="63AE8C54" w:rsidR="00907830" w:rsidRPr="00907830" w:rsidRDefault="00907830" w:rsidP="00C664F3">
            <w:pPr>
              <w:jc w:val="both"/>
              <w:rPr>
                <w:sz w:val="22"/>
                <w:szCs w:val="18"/>
              </w:rPr>
            </w:pPr>
          </w:p>
        </w:tc>
      </w:tr>
      <w:bookmarkStart w:id="118" w:name="_Hlk16685080"/>
      <w:tr w:rsidR="004F25C1" w14:paraId="2624A594" w14:textId="77777777" w:rsidTr="00534BA6">
        <w:tc>
          <w:tcPr>
            <w:tcW w:w="704" w:type="dxa"/>
          </w:tcPr>
          <w:p w14:paraId="4954E564" w14:textId="6F0BE0A8" w:rsidR="004F25C1" w:rsidRPr="00907830" w:rsidRDefault="007A45F6" w:rsidP="008324CD">
            <w:pPr>
              <w:jc w:val="both"/>
            </w:pPr>
            <w:sdt>
              <w:sdtPr>
                <w:id w:val="-253060247"/>
                <w14:checkbox>
                  <w14:checked w14:val="0"/>
                  <w14:checkedState w14:val="2612" w14:font="MS Gothic"/>
                  <w14:uncheckedState w14:val="2610" w14:font="MS Gothic"/>
                </w14:checkbox>
              </w:sdtPr>
              <w:sdtEndPr/>
              <w:sdtContent>
                <w:r w:rsidR="00F20471" w:rsidRPr="00907830">
                  <w:rPr>
                    <w:rFonts w:ascii="MS Gothic" w:eastAsia="MS Gothic" w:hAnsi="MS Gothic" w:hint="eastAsia"/>
                  </w:rPr>
                  <w:t>☐</w:t>
                </w:r>
              </w:sdtContent>
            </w:sdt>
            <w:r w:rsidR="00833FAA" w:rsidRPr="00907830" w:rsidDel="004734B4">
              <w:t xml:space="preserve"> </w:t>
            </w:r>
          </w:p>
        </w:tc>
        <w:tc>
          <w:tcPr>
            <w:tcW w:w="8358" w:type="dxa"/>
          </w:tcPr>
          <w:p w14:paraId="1860C956" w14:textId="77777777" w:rsidR="00B66D84" w:rsidRDefault="00992B24" w:rsidP="00AF7DC7">
            <w:bookmarkStart w:id="119" w:name="_Hlk16684946"/>
            <w:r w:rsidRPr="00907830">
              <w:t xml:space="preserve">Sikkerhetskrav </w:t>
            </w:r>
            <w:r w:rsidR="00FF573D" w:rsidRPr="00907830">
              <w:t xml:space="preserve">som beskrevet </w:t>
            </w:r>
            <w:r w:rsidR="00AF7DC7" w:rsidRPr="00907830">
              <w:t xml:space="preserve">nedenfor: </w:t>
            </w:r>
            <w:bookmarkEnd w:id="119"/>
          </w:p>
          <w:p w14:paraId="5D83D8E5" w14:textId="2EE6388E" w:rsidR="00907830" w:rsidRPr="00AF7DC7" w:rsidRDefault="00907830" w:rsidP="00AF7DC7">
            <w:pPr>
              <w:rPr>
                <w:i/>
                <w:iCs/>
              </w:rPr>
            </w:pPr>
          </w:p>
        </w:tc>
      </w:tr>
      <w:bookmarkEnd w:id="118"/>
    </w:tbl>
    <w:p w14:paraId="378F9A64" w14:textId="53EBA966" w:rsidR="00602927" w:rsidRPr="00CF2A4D" w:rsidRDefault="00602927" w:rsidP="00602927">
      <w:pPr>
        <w:rPr>
          <w:rFonts w:cstheme="minorHAnsi"/>
          <w:iCs/>
          <w:szCs w:val="24"/>
        </w:rPr>
      </w:pPr>
    </w:p>
    <w:p w14:paraId="2DD24E8A" w14:textId="77777777" w:rsidR="00850136" w:rsidRPr="00787554" w:rsidRDefault="00850136" w:rsidP="002B459C">
      <w:pPr>
        <w:pStyle w:val="Heading2"/>
      </w:pPr>
      <w:bookmarkStart w:id="120" w:name="_Toc10362706"/>
      <w:bookmarkStart w:id="121" w:name="_Toc10362936"/>
      <w:bookmarkStart w:id="122" w:name="_Toc10363000"/>
      <w:bookmarkStart w:id="123" w:name="_Toc10364476"/>
      <w:bookmarkStart w:id="124" w:name="_Toc474496335"/>
      <w:bookmarkStart w:id="125" w:name="_Toc192247782"/>
      <w:bookmarkEnd w:id="120"/>
      <w:bookmarkEnd w:id="121"/>
      <w:bookmarkEnd w:id="122"/>
      <w:bookmarkEnd w:id="123"/>
      <w:r w:rsidRPr="00787554">
        <w:t>Dokumentasjon</w:t>
      </w:r>
      <w:bookmarkEnd w:id="124"/>
      <w:bookmarkEnd w:id="125"/>
    </w:p>
    <w:p w14:paraId="781BC0D2" w14:textId="67F684DF" w:rsidR="00850136" w:rsidRPr="00F7507F" w:rsidRDefault="00850136" w:rsidP="00850136">
      <w:pPr>
        <w:pStyle w:val="BodyText"/>
        <w:rPr>
          <w:rFonts w:asciiTheme="minorHAnsi" w:hAnsiTheme="minorHAnsi" w:cstheme="minorHAnsi"/>
        </w:rPr>
      </w:pPr>
      <w:r w:rsidRPr="00F7507F">
        <w:rPr>
          <w:rFonts w:asciiTheme="minorHAnsi" w:hAnsiTheme="minorHAnsi" w:cstheme="minorHAnsi"/>
        </w:rPr>
        <w:t xml:space="preserve">Databehandler skal dokumentere </w:t>
      </w:r>
      <w:r w:rsidR="006B52FE" w:rsidRPr="00F7507F">
        <w:rPr>
          <w:rFonts w:asciiTheme="minorHAnsi" w:hAnsiTheme="minorHAnsi" w:cstheme="minorHAnsi"/>
        </w:rPr>
        <w:t xml:space="preserve">de </w:t>
      </w:r>
      <w:r w:rsidRPr="00F7507F">
        <w:rPr>
          <w:rFonts w:asciiTheme="minorHAnsi" w:hAnsiTheme="minorHAnsi" w:cstheme="minorHAnsi"/>
        </w:rPr>
        <w:t xml:space="preserve">rutiner og tiltak som er iverksatt for å oppfylle kravene som fremkommer av </w:t>
      </w:r>
      <w:r w:rsidR="00B74E96" w:rsidRPr="00F7507F">
        <w:rPr>
          <w:rFonts w:asciiTheme="minorHAnsi" w:hAnsiTheme="minorHAnsi" w:cstheme="minorHAnsi"/>
        </w:rPr>
        <w:t>Gjeldende personvernregler</w:t>
      </w:r>
      <w:r w:rsidRPr="00F7507F">
        <w:rPr>
          <w:rFonts w:asciiTheme="minorHAnsi" w:hAnsiTheme="minorHAnsi" w:cstheme="minorHAnsi"/>
        </w:rPr>
        <w:t xml:space="preserve"> og </w:t>
      </w:r>
      <w:r w:rsidR="00E7773C" w:rsidRPr="00F7507F">
        <w:rPr>
          <w:rFonts w:asciiTheme="minorHAnsi" w:hAnsiTheme="minorHAnsi" w:cstheme="minorHAnsi"/>
        </w:rPr>
        <w:t>Databehandleravtalen</w:t>
      </w:r>
      <w:r w:rsidRPr="00F7507F">
        <w:rPr>
          <w:rFonts w:asciiTheme="minorHAnsi" w:hAnsiTheme="minorHAnsi" w:cstheme="minorHAnsi"/>
        </w:rPr>
        <w:t xml:space="preserve">, herunder kravene til informasjonssikkerhet. </w:t>
      </w:r>
      <w:r w:rsidR="00F7507F">
        <w:rPr>
          <w:rFonts w:asciiTheme="minorHAnsi" w:hAnsiTheme="minorHAnsi" w:cstheme="minorHAnsi"/>
        </w:rPr>
        <w:t xml:space="preserve">Slik dokumentasjon skal oppbevares </w:t>
      </w:r>
      <w:r w:rsidR="00F20471">
        <w:rPr>
          <w:rFonts w:asciiTheme="minorHAnsi" w:hAnsiTheme="minorHAnsi" w:cstheme="minorHAnsi"/>
        </w:rPr>
        <w:t xml:space="preserve">og ajourholdes så lenge Databehandleravtalen </w:t>
      </w:r>
      <w:r w:rsidR="006E134E">
        <w:rPr>
          <w:rFonts w:asciiTheme="minorHAnsi" w:hAnsiTheme="minorHAnsi" w:cstheme="minorHAnsi"/>
        </w:rPr>
        <w:t>består</w:t>
      </w:r>
      <w:r w:rsidR="00F7507F">
        <w:rPr>
          <w:rFonts w:asciiTheme="minorHAnsi" w:hAnsiTheme="minorHAnsi" w:cstheme="minorHAnsi"/>
        </w:rPr>
        <w:t>, og gjøres tilgjengelig for Behandlingsansvarlig eller tilsynsmyndigheter på forespørsel.</w:t>
      </w:r>
    </w:p>
    <w:p w14:paraId="0453CDC4" w14:textId="77777777" w:rsidR="00850136" w:rsidRPr="00850136" w:rsidRDefault="00850136" w:rsidP="00A54943">
      <w:pPr>
        <w:rPr>
          <w:rFonts w:cstheme="minorHAnsi"/>
          <w:color w:val="FF0000"/>
        </w:rPr>
      </w:pPr>
    </w:p>
    <w:p w14:paraId="10348C94" w14:textId="77544C7B" w:rsidR="00CD70F3" w:rsidRDefault="00AD66A0" w:rsidP="009B42EA">
      <w:pPr>
        <w:pStyle w:val="Heading2"/>
      </w:pPr>
      <w:bookmarkStart w:id="126" w:name="_Toc10362720"/>
      <w:bookmarkStart w:id="127" w:name="_Toc10362950"/>
      <w:bookmarkStart w:id="128" w:name="_Toc10363014"/>
      <w:bookmarkStart w:id="129" w:name="_Toc10364490"/>
      <w:bookmarkStart w:id="130" w:name="_Toc10362721"/>
      <w:bookmarkStart w:id="131" w:name="_Toc10362951"/>
      <w:bookmarkStart w:id="132" w:name="_Toc10363015"/>
      <w:bookmarkStart w:id="133" w:name="_Toc10364491"/>
      <w:bookmarkStart w:id="134" w:name="_Toc10362722"/>
      <w:bookmarkStart w:id="135" w:name="_Toc10362952"/>
      <w:bookmarkStart w:id="136" w:name="_Toc10363016"/>
      <w:bookmarkStart w:id="137" w:name="_Toc10364492"/>
      <w:bookmarkStart w:id="138" w:name="_Toc10362723"/>
      <w:bookmarkStart w:id="139" w:name="_Toc10362953"/>
      <w:bookmarkStart w:id="140" w:name="_Toc10363017"/>
      <w:bookmarkStart w:id="141" w:name="_Toc10364493"/>
      <w:bookmarkStart w:id="142" w:name="_Toc10362724"/>
      <w:bookmarkStart w:id="143" w:name="_Toc10362954"/>
      <w:bookmarkStart w:id="144" w:name="_Toc10363018"/>
      <w:bookmarkStart w:id="145" w:name="_Toc10364494"/>
      <w:bookmarkStart w:id="146" w:name="_Toc10362725"/>
      <w:bookmarkStart w:id="147" w:name="_Toc10362955"/>
      <w:bookmarkStart w:id="148" w:name="_Toc10363019"/>
      <w:bookmarkStart w:id="149" w:name="_Toc10364495"/>
      <w:bookmarkStart w:id="150" w:name="_Toc10362726"/>
      <w:bookmarkStart w:id="151" w:name="_Toc10362956"/>
      <w:bookmarkStart w:id="152" w:name="_Toc10363020"/>
      <w:bookmarkStart w:id="153" w:name="_Toc10364496"/>
      <w:bookmarkStart w:id="154" w:name="_Toc10362727"/>
      <w:bookmarkStart w:id="155" w:name="_Toc10362957"/>
      <w:bookmarkStart w:id="156" w:name="_Toc10363021"/>
      <w:bookmarkStart w:id="157" w:name="_Toc10364497"/>
      <w:bookmarkStart w:id="158" w:name="_Toc10362728"/>
      <w:bookmarkStart w:id="159" w:name="_Toc10362958"/>
      <w:bookmarkStart w:id="160" w:name="_Toc10363022"/>
      <w:bookmarkStart w:id="161" w:name="_Toc10364498"/>
      <w:bookmarkStart w:id="162" w:name="_Toc10362729"/>
      <w:bookmarkStart w:id="163" w:name="_Toc10362959"/>
      <w:bookmarkStart w:id="164" w:name="_Toc10363023"/>
      <w:bookmarkStart w:id="165" w:name="_Toc10364499"/>
      <w:bookmarkStart w:id="166" w:name="_Toc10362730"/>
      <w:bookmarkStart w:id="167" w:name="_Toc10362960"/>
      <w:bookmarkStart w:id="168" w:name="_Toc10363024"/>
      <w:bookmarkStart w:id="169" w:name="_Toc10364500"/>
      <w:bookmarkStart w:id="170" w:name="_Toc501369818"/>
      <w:bookmarkStart w:id="171" w:name="_Toc505602993"/>
      <w:bookmarkStart w:id="172" w:name="_Toc505780026"/>
      <w:bookmarkStart w:id="173" w:name="_Toc506305870"/>
      <w:bookmarkStart w:id="174" w:name="_Toc192247783"/>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r>
        <w:t xml:space="preserve">Overføring av </w:t>
      </w:r>
      <w:r w:rsidR="0004755D">
        <w:t xml:space="preserve">personopplysninger - </w:t>
      </w:r>
      <w:r w:rsidR="00CD70F3" w:rsidRPr="009B42EA">
        <w:t xml:space="preserve">Lokasjon for </w:t>
      </w:r>
      <w:r w:rsidR="001B7213">
        <w:t xml:space="preserve">behandling og </w:t>
      </w:r>
      <w:bookmarkEnd w:id="170"/>
      <w:bookmarkEnd w:id="171"/>
      <w:bookmarkEnd w:id="172"/>
      <w:bookmarkEnd w:id="173"/>
      <w:r w:rsidR="00DD4A55">
        <w:t>tilgang</w:t>
      </w:r>
      <w:bookmarkEnd w:id="174"/>
    </w:p>
    <w:p w14:paraId="4B01D18C" w14:textId="25278E28" w:rsidR="00CD70F3" w:rsidRDefault="00E86717" w:rsidP="0059797C">
      <w:pPr>
        <w:rPr>
          <w:rFonts w:cstheme="minorHAnsi"/>
        </w:rPr>
      </w:pPr>
      <w:r>
        <w:rPr>
          <w:rFonts w:cstheme="minorHAnsi"/>
        </w:rPr>
        <w:t xml:space="preserve">Behandling </w:t>
      </w:r>
      <w:r w:rsidR="00CD70F3" w:rsidRPr="00DA6087">
        <w:rPr>
          <w:rFonts w:cstheme="minorHAnsi"/>
        </w:rPr>
        <w:t xml:space="preserve">av de </w:t>
      </w:r>
      <w:r w:rsidR="00CD70F3" w:rsidRPr="007B7D0B">
        <w:rPr>
          <w:rFonts w:cstheme="minorHAnsi"/>
        </w:rPr>
        <w:t xml:space="preserve">personopplysninger som avtalen omfatter </w:t>
      </w:r>
      <w:r w:rsidR="00CD70F3" w:rsidRPr="00DA6087">
        <w:rPr>
          <w:rFonts w:cstheme="minorHAnsi"/>
        </w:rPr>
        <w:t xml:space="preserve">kan ikke uten den </w:t>
      </w:r>
      <w:r w:rsidR="00F54193">
        <w:rPr>
          <w:rFonts w:cstheme="minorHAnsi"/>
        </w:rPr>
        <w:t>Behandlingsansvarlige</w:t>
      </w:r>
      <w:r w:rsidR="00CD70F3" w:rsidRPr="00DA6087">
        <w:rPr>
          <w:rFonts w:cstheme="minorHAnsi"/>
        </w:rPr>
        <w:t xml:space="preserve">s forutgående skriftlige godkjennelse </w:t>
      </w:r>
      <w:r w:rsidR="004D7561">
        <w:rPr>
          <w:rFonts w:cstheme="minorHAnsi"/>
        </w:rPr>
        <w:t xml:space="preserve">utføres </w:t>
      </w:r>
      <w:r w:rsidR="001B354E">
        <w:rPr>
          <w:rFonts w:cstheme="minorHAnsi"/>
        </w:rPr>
        <w:t xml:space="preserve">på eller </w:t>
      </w:r>
      <w:r w:rsidR="004D7561">
        <w:rPr>
          <w:rFonts w:cstheme="minorHAnsi"/>
        </w:rPr>
        <w:t xml:space="preserve">med </w:t>
      </w:r>
      <w:r w:rsidR="00BE0FB6">
        <w:rPr>
          <w:rFonts w:cstheme="minorHAnsi"/>
        </w:rPr>
        <w:t xml:space="preserve">tilgang </w:t>
      </w:r>
      <w:r w:rsidR="004D7561">
        <w:rPr>
          <w:rFonts w:cstheme="minorHAnsi"/>
        </w:rPr>
        <w:t xml:space="preserve">fra </w:t>
      </w:r>
      <w:r w:rsidR="00CD70F3" w:rsidRPr="00DA6087">
        <w:rPr>
          <w:rFonts w:cstheme="minorHAnsi"/>
        </w:rPr>
        <w:t xml:space="preserve">andre </w:t>
      </w:r>
      <w:r w:rsidR="009B73E6">
        <w:rPr>
          <w:rFonts w:cstheme="minorHAnsi"/>
        </w:rPr>
        <w:t>lokasjoner</w:t>
      </w:r>
      <w:r w:rsidR="004153BA">
        <w:rPr>
          <w:rFonts w:cstheme="minorHAnsi"/>
        </w:rPr>
        <w:t xml:space="preserve"> enn de som er angitt i Bilag </w:t>
      </w:r>
      <w:r w:rsidR="001F4BDB">
        <w:rPr>
          <w:rFonts w:cstheme="minorHAnsi"/>
        </w:rPr>
        <w:t>B.2</w:t>
      </w:r>
      <w:r w:rsidR="00A24180">
        <w:rPr>
          <w:rFonts w:cstheme="minorHAnsi"/>
        </w:rPr>
        <w:t>.</w:t>
      </w:r>
      <w:r w:rsidR="00C12F5C">
        <w:rPr>
          <w:rFonts w:cstheme="minorHAnsi"/>
        </w:rPr>
        <w:t xml:space="preserve"> Med lokasjon menes</w:t>
      </w:r>
      <w:r w:rsidR="00E879BB">
        <w:rPr>
          <w:rFonts w:cstheme="minorHAnsi"/>
        </w:rPr>
        <w:t>:</w:t>
      </w:r>
    </w:p>
    <w:p w14:paraId="7F738610" w14:textId="77777777" w:rsidR="00E879BB" w:rsidRDefault="00E879BB" w:rsidP="0059797C">
      <w:pPr>
        <w:rPr>
          <w:rFonts w:cstheme="minorHAnsi"/>
        </w:rPr>
      </w:pPr>
    </w:p>
    <w:p w14:paraId="15405A06" w14:textId="660514E7" w:rsidR="00E879BB" w:rsidRPr="00E879BB" w:rsidRDefault="00E879BB" w:rsidP="004D59AE">
      <w:pPr>
        <w:ind w:left="1418"/>
        <w:rPr>
          <w:rFonts w:cstheme="minorHAnsi"/>
        </w:rPr>
      </w:pPr>
      <w:r w:rsidRPr="00E879BB">
        <w:rPr>
          <w:rFonts w:cstheme="minorHAnsi"/>
        </w:rPr>
        <w:t>•</w:t>
      </w:r>
      <w:r w:rsidRPr="00E879BB">
        <w:rPr>
          <w:rFonts w:cstheme="minorHAnsi"/>
        </w:rPr>
        <w:tab/>
        <w:t>Sted det er mulig å få tilgang til personopplysningene fra</w:t>
      </w:r>
      <w:r w:rsidR="002E505B">
        <w:rPr>
          <w:rFonts w:cstheme="minorHAnsi"/>
        </w:rPr>
        <w:t xml:space="preserve"> (aksessering)</w:t>
      </w:r>
    </w:p>
    <w:p w14:paraId="60CA45CF" w14:textId="77777777" w:rsidR="00E879BB" w:rsidRPr="00E879BB" w:rsidRDefault="00E879BB" w:rsidP="004D59AE">
      <w:pPr>
        <w:ind w:left="1418"/>
        <w:rPr>
          <w:rFonts w:cstheme="minorHAnsi"/>
        </w:rPr>
      </w:pPr>
      <w:r w:rsidRPr="00E879BB">
        <w:rPr>
          <w:rFonts w:cstheme="minorHAnsi"/>
        </w:rPr>
        <w:t>•</w:t>
      </w:r>
      <w:r w:rsidRPr="00E879BB">
        <w:rPr>
          <w:rFonts w:cstheme="minorHAnsi"/>
        </w:rPr>
        <w:tab/>
        <w:t>Sted hvor personopplysningene bearbeides (prosesseres)</w:t>
      </w:r>
    </w:p>
    <w:p w14:paraId="7D386A57" w14:textId="4AE507CA" w:rsidR="00E879BB" w:rsidRDefault="00E879BB" w:rsidP="004D59AE">
      <w:pPr>
        <w:ind w:left="1418"/>
        <w:rPr>
          <w:rFonts w:cstheme="minorHAnsi"/>
        </w:rPr>
      </w:pPr>
      <w:r w:rsidRPr="00E879BB">
        <w:rPr>
          <w:rFonts w:cstheme="minorHAnsi"/>
        </w:rPr>
        <w:t>•</w:t>
      </w:r>
      <w:r w:rsidRPr="00E879BB">
        <w:rPr>
          <w:rFonts w:cstheme="minorHAnsi"/>
        </w:rPr>
        <w:tab/>
        <w:t>Sted hvor personopplysningene lagres</w:t>
      </w:r>
    </w:p>
    <w:p w14:paraId="7473ABAF" w14:textId="77777777" w:rsidR="00466DDC" w:rsidRDefault="00466DDC" w:rsidP="0059797C">
      <w:pPr>
        <w:rPr>
          <w:rFonts w:cstheme="minorHAnsi"/>
        </w:rPr>
      </w:pPr>
    </w:p>
    <w:p w14:paraId="5B629FBC" w14:textId="13616763" w:rsidR="00E879BB" w:rsidRDefault="00EE5411" w:rsidP="0059797C">
      <w:pPr>
        <w:rPr>
          <w:rFonts w:cstheme="minorHAnsi"/>
        </w:rPr>
      </w:pPr>
      <w:r>
        <w:rPr>
          <w:rFonts w:cstheme="minorHAnsi"/>
        </w:rPr>
        <w:t>Begrensningen ovenfor gjelder ikke Databehandlerens mor-, søster- og datterselskaper som er etablert innenfor EØS-området.</w:t>
      </w:r>
      <w:r w:rsidR="00FE1428">
        <w:rPr>
          <w:rFonts w:cstheme="minorHAnsi"/>
        </w:rPr>
        <w:t xml:space="preserve"> Databehandleren skal imidlertid på forespørsel fra den Behandlingsansvarlige redegjøre for hvor personopplysningene til enhver tid behandles.</w:t>
      </w:r>
    </w:p>
    <w:p w14:paraId="301C6837" w14:textId="7880A34C" w:rsidR="00356506" w:rsidRDefault="00356506">
      <w:pPr>
        <w:spacing w:after="160" w:line="259" w:lineRule="auto"/>
        <w:rPr>
          <w:rFonts w:cstheme="minorHAnsi"/>
        </w:rPr>
      </w:pPr>
    </w:p>
    <w:p w14:paraId="51336040" w14:textId="3A7FB96C" w:rsidR="00466DDC" w:rsidRDefault="00466DDC" w:rsidP="0059797C">
      <w:pPr>
        <w:rPr>
          <w:rFonts w:cstheme="minorHAnsi"/>
        </w:rPr>
      </w:pPr>
    </w:p>
    <w:p w14:paraId="50F93EBF" w14:textId="04E90F6A" w:rsidR="001F4BDB" w:rsidRDefault="001F4BDB" w:rsidP="0059797C">
      <w:pPr>
        <w:rPr>
          <w:rFonts w:cstheme="minorHAnsi"/>
        </w:rPr>
      </w:pPr>
    </w:p>
    <w:p w14:paraId="7C0109CE" w14:textId="6D359A9F" w:rsidR="001F4BDB" w:rsidRDefault="001F4BDB" w:rsidP="0059797C">
      <w:pPr>
        <w:rPr>
          <w:rFonts w:cstheme="minorHAnsi"/>
        </w:rPr>
      </w:pPr>
    </w:p>
    <w:p w14:paraId="3C79B362" w14:textId="2224C908" w:rsidR="001F4BDB" w:rsidRDefault="001F4BDB" w:rsidP="0059797C">
      <w:pPr>
        <w:rPr>
          <w:rFonts w:cstheme="minorHAnsi"/>
        </w:rPr>
      </w:pPr>
    </w:p>
    <w:p w14:paraId="7840FB0A" w14:textId="326CBED7" w:rsidR="001F4BDB" w:rsidRDefault="001F4BDB" w:rsidP="0059797C">
      <w:pPr>
        <w:rPr>
          <w:rFonts w:cstheme="minorHAnsi"/>
        </w:rPr>
      </w:pPr>
    </w:p>
    <w:p w14:paraId="10E20597" w14:textId="39BA01A6" w:rsidR="001F4BDB" w:rsidRDefault="001F4BDB" w:rsidP="0059797C">
      <w:pPr>
        <w:rPr>
          <w:rFonts w:cstheme="minorHAnsi"/>
        </w:rPr>
      </w:pPr>
    </w:p>
    <w:p w14:paraId="2FDE1BDE" w14:textId="66DF5418" w:rsidR="001F4BDB" w:rsidRDefault="001F4BDB" w:rsidP="0059797C">
      <w:pPr>
        <w:rPr>
          <w:rFonts w:cstheme="minorHAnsi"/>
        </w:rPr>
      </w:pPr>
    </w:p>
    <w:p w14:paraId="5266473B" w14:textId="77777777" w:rsidR="00907830" w:rsidRDefault="00907830" w:rsidP="0059797C">
      <w:pPr>
        <w:rPr>
          <w:rFonts w:cstheme="minorHAnsi"/>
        </w:rPr>
      </w:pPr>
    </w:p>
    <w:p w14:paraId="20AA1728" w14:textId="77777777" w:rsidR="001F4BDB" w:rsidRDefault="001F4BDB" w:rsidP="0059797C">
      <w:pPr>
        <w:rPr>
          <w:rFonts w:cstheme="minorHAnsi"/>
        </w:rPr>
      </w:pPr>
    </w:p>
    <w:p w14:paraId="6B25E829" w14:textId="1AB60ADB" w:rsidR="00D8357E" w:rsidRDefault="00E9079C" w:rsidP="00305DCC">
      <w:pPr>
        <w:pStyle w:val="Heading2"/>
        <w:rPr>
          <w:rFonts w:cstheme="minorHAnsi"/>
          <w:b w:val="0"/>
        </w:rPr>
      </w:pPr>
      <w:bookmarkStart w:id="175" w:name="_Toc192247784"/>
      <w:r>
        <w:rPr>
          <w:rFonts w:cstheme="minorHAnsi"/>
        </w:rPr>
        <w:t>Rutiner for revisjon og tilsyn</w:t>
      </w:r>
      <w:bookmarkEnd w:id="175"/>
    </w:p>
    <w:p w14:paraId="28486CCD" w14:textId="3908C42F" w:rsidR="00D8357E" w:rsidRDefault="00D8357E" w:rsidP="00D8357E"/>
    <w:p w14:paraId="205B1744" w14:textId="49AC580F" w:rsidR="00E9079C" w:rsidRDefault="00E9079C" w:rsidP="00D8357E">
      <w:r>
        <w:t>For å kontrollere etterlevelse av Gjeldende personvernregler og Databehandleravtalen er det avtalt følgende (</w:t>
      </w:r>
      <w:r w:rsidR="006E5753">
        <w:t>flere valg mulig</w:t>
      </w:r>
      <w:r>
        <w:t>):</w:t>
      </w:r>
    </w:p>
    <w:p w14:paraId="57719C81" w14:textId="77777777" w:rsidR="00E9079C" w:rsidRPr="00EC036B" w:rsidRDefault="00E9079C" w:rsidP="00D8357E"/>
    <w:tbl>
      <w:tblPr>
        <w:tblStyle w:val="TableGrid"/>
        <w:tblW w:w="0" w:type="auto"/>
        <w:tblCellMar>
          <w:top w:w="142" w:type="dxa"/>
          <w:bottom w:w="142" w:type="dxa"/>
        </w:tblCellMar>
        <w:tblLook w:val="04A0" w:firstRow="1" w:lastRow="0" w:firstColumn="1" w:lastColumn="0" w:noHBand="0" w:noVBand="1"/>
      </w:tblPr>
      <w:tblGrid>
        <w:gridCol w:w="704"/>
        <w:gridCol w:w="8358"/>
      </w:tblGrid>
      <w:tr w:rsidR="00C77E29" w:rsidRPr="00907830" w14:paraId="71541F39" w14:textId="77777777" w:rsidTr="008324CD">
        <w:sdt>
          <w:sdtPr>
            <w:id w:val="-1152753146"/>
            <w14:checkbox>
              <w14:checked w14:val="1"/>
              <w14:checkedState w14:val="2612" w14:font="MS Gothic"/>
              <w14:uncheckedState w14:val="2610" w14:font="MS Gothic"/>
            </w14:checkbox>
          </w:sdtPr>
          <w:sdtEndPr/>
          <w:sdtContent>
            <w:tc>
              <w:tcPr>
                <w:tcW w:w="704" w:type="dxa"/>
              </w:tcPr>
              <w:p w14:paraId="4899D434" w14:textId="1C18BB95" w:rsidR="00C77E29" w:rsidRPr="00907830" w:rsidRDefault="00907830" w:rsidP="008324CD">
                <w:pPr>
                  <w:jc w:val="both"/>
                </w:pPr>
                <w:r>
                  <w:rPr>
                    <w:rFonts w:ascii="MS Gothic" w:eastAsia="MS Gothic" w:hAnsi="MS Gothic" w:hint="eastAsia"/>
                  </w:rPr>
                  <w:t>☒</w:t>
                </w:r>
              </w:p>
            </w:tc>
          </w:sdtContent>
        </w:sdt>
        <w:tc>
          <w:tcPr>
            <w:tcW w:w="8358" w:type="dxa"/>
          </w:tcPr>
          <w:p w14:paraId="09753B3F" w14:textId="77777777" w:rsidR="00B64F3C" w:rsidRPr="00907830" w:rsidRDefault="00D06B5C" w:rsidP="00D06B5C">
            <w:pPr>
              <w:pStyle w:val="ListParagraph"/>
              <w:ind w:left="0"/>
              <w:jc w:val="both"/>
            </w:pPr>
            <w:r w:rsidRPr="00907830">
              <w:t xml:space="preserve">Behandlingsansvarlig har rett til å utføre revisjon på Databehandlers forretningssted for å verifisere Databehandlers etterlevelse av sine plikter i henhold til denne Databehandleravtalen eller Gjeldende personvernregler. </w:t>
            </w:r>
          </w:p>
          <w:p w14:paraId="3B25E54D" w14:textId="77777777" w:rsidR="00B64F3C" w:rsidRPr="00907830" w:rsidRDefault="00B64F3C" w:rsidP="00D06B5C">
            <w:pPr>
              <w:pStyle w:val="ListParagraph"/>
              <w:ind w:left="0"/>
              <w:jc w:val="both"/>
            </w:pPr>
          </w:p>
          <w:p w14:paraId="558FC177" w14:textId="77777777" w:rsidR="00B64F3C" w:rsidRPr="00907830" w:rsidRDefault="00B64F3C" w:rsidP="00D06B5C">
            <w:pPr>
              <w:pStyle w:val="ListParagraph"/>
              <w:ind w:left="0"/>
              <w:jc w:val="both"/>
            </w:pPr>
            <w:r w:rsidRPr="00907830">
              <w:t>Slike revisjoner skal:</w:t>
            </w:r>
          </w:p>
          <w:p w14:paraId="03A4EF1C" w14:textId="77777777" w:rsidR="00B64F3C" w:rsidRPr="00907830" w:rsidRDefault="00B64F3C" w:rsidP="00D06B5C">
            <w:pPr>
              <w:pStyle w:val="ListParagraph"/>
              <w:ind w:left="0"/>
              <w:jc w:val="both"/>
            </w:pPr>
          </w:p>
          <w:p w14:paraId="6A608E28" w14:textId="57D79BEF" w:rsidR="00B64F3C" w:rsidRPr="00907830" w:rsidRDefault="00B64F3C" w:rsidP="00B64F3C">
            <w:pPr>
              <w:pStyle w:val="ListParagraph"/>
              <w:numPr>
                <w:ilvl w:val="0"/>
                <w:numId w:val="31"/>
              </w:numPr>
              <w:jc w:val="both"/>
            </w:pPr>
            <w:r w:rsidRPr="00907830">
              <w:t xml:space="preserve">Gjennomføres </w:t>
            </w:r>
            <w:r w:rsidR="005C1402" w:rsidRPr="00907830">
              <w:t xml:space="preserve">etter rimelig forhåndsvarsel og maksimalt </w:t>
            </w:r>
            <w:r w:rsidRPr="00907830">
              <w:t xml:space="preserve">én gang i året, med mindre sikkerhetsbrudd </w:t>
            </w:r>
            <w:r w:rsidR="005C1402" w:rsidRPr="00907830">
              <w:t xml:space="preserve">hos Databehandler </w:t>
            </w:r>
            <w:r w:rsidRPr="00907830">
              <w:t>eller andre særlige forhold gir grunn for hyppigere revisjoner;</w:t>
            </w:r>
          </w:p>
          <w:p w14:paraId="575DCB49" w14:textId="196B4B5B" w:rsidR="00B64F3C" w:rsidRPr="00907830" w:rsidRDefault="00B64F3C" w:rsidP="00B64F3C">
            <w:pPr>
              <w:pStyle w:val="ListParagraph"/>
              <w:numPr>
                <w:ilvl w:val="0"/>
                <w:numId w:val="31"/>
              </w:numPr>
              <w:jc w:val="both"/>
            </w:pPr>
            <w:r w:rsidRPr="00907830">
              <w:t>Foregå innenfor normal arbeidstid og ikke forstyrre Databehandlers virksomhet unødvendig;</w:t>
            </w:r>
          </w:p>
          <w:p w14:paraId="5681B0B0" w14:textId="6E92B4E7" w:rsidR="00B64F3C" w:rsidRPr="00907830" w:rsidRDefault="00B64F3C" w:rsidP="00B64F3C">
            <w:pPr>
              <w:pStyle w:val="ListParagraph"/>
              <w:numPr>
                <w:ilvl w:val="0"/>
                <w:numId w:val="31"/>
              </w:numPr>
              <w:jc w:val="both"/>
            </w:pPr>
            <w:r w:rsidRPr="00907830">
              <w:t>Utføres av ansatte hos Behandlingsansvarlig eller av tredjepart som er godkjent av Partene og underlagt taushetsplikt.</w:t>
            </w:r>
          </w:p>
          <w:p w14:paraId="0D32EC2B" w14:textId="0CDB8132" w:rsidR="00B64F3C" w:rsidRPr="00907830" w:rsidRDefault="00B64F3C" w:rsidP="00D06B5C">
            <w:pPr>
              <w:pStyle w:val="ListParagraph"/>
              <w:ind w:left="0"/>
              <w:jc w:val="both"/>
            </w:pPr>
          </w:p>
          <w:p w14:paraId="5BF82471" w14:textId="62FD2F52" w:rsidR="00B64F3C" w:rsidRPr="00907830" w:rsidRDefault="00B64F3C" w:rsidP="00D06B5C">
            <w:pPr>
              <w:pStyle w:val="ListParagraph"/>
              <w:ind w:left="0"/>
              <w:jc w:val="both"/>
            </w:pPr>
            <w:r w:rsidRPr="00907830">
              <w:t>Databehandler plikter å stille til rådighet de ressurser som med rimelighet kan kreves for å gjennomføre revisjonen.</w:t>
            </w:r>
          </w:p>
          <w:p w14:paraId="63B8A40A" w14:textId="77777777" w:rsidR="00B64F3C" w:rsidRPr="00907830" w:rsidRDefault="00B64F3C" w:rsidP="00D06B5C">
            <w:pPr>
              <w:pStyle w:val="ListParagraph"/>
              <w:ind w:left="0"/>
              <w:jc w:val="both"/>
            </w:pPr>
          </w:p>
          <w:p w14:paraId="0C4FED6D" w14:textId="22F13F62" w:rsidR="0081180C" w:rsidRPr="00907830" w:rsidRDefault="00B64F3C" w:rsidP="005C1402">
            <w:pPr>
              <w:pStyle w:val="ListParagraph"/>
              <w:ind w:left="0"/>
              <w:jc w:val="both"/>
            </w:pPr>
            <w:r w:rsidRPr="00907830">
              <w:t>Behandlingsansvarlig skal dekke kostnader for eventuelle tredjeparter som benyttes til å gjennomføre revisjonen. For øvrig dekker Partene sine egne kostnader ved gjennomføring av revisjonen. Dersom revisjonen avdekker vesentlige brudd på forpliktelsene etter Gjeldende personvernregler eller Databehandleravtalen, skal Databehandler likevel dekke Behandlingsansvarliges rimelige kostnader ved revisjonen.</w:t>
            </w:r>
          </w:p>
        </w:tc>
      </w:tr>
      <w:tr w:rsidR="00C77E29" w:rsidRPr="00907830" w14:paraId="4E018626" w14:textId="77777777" w:rsidTr="008324CD">
        <w:sdt>
          <w:sdtPr>
            <w:id w:val="-876848223"/>
            <w14:checkbox>
              <w14:checked w14:val="0"/>
              <w14:checkedState w14:val="2612" w14:font="MS Gothic"/>
              <w14:uncheckedState w14:val="2610" w14:font="MS Gothic"/>
            </w14:checkbox>
          </w:sdtPr>
          <w:sdtEndPr/>
          <w:sdtContent>
            <w:tc>
              <w:tcPr>
                <w:tcW w:w="704" w:type="dxa"/>
              </w:tcPr>
              <w:p w14:paraId="433EC97D" w14:textId="5B936543" w:rsidR="00C77E29" w:rsidRPr="00907830" w:rsidRDefault="00B51358" w:rsidP="008324CD">
                <w:pPr>
                  <w:jc w:val="both"/>
                </w:pPr>
                <w:r>
                  <w:rPr>
                    <w:rFonts w:ascii="MS Gothic" w:eastAsia="MS Gothic" w:hAnsi="MS Gothic" w:hint="eastAsia"/>
                  </w:rPr>
                  <w:t>☐</w:t>
                </w:r>
              </w:p>
            </w:tc>
          </w:sdtContent>
        </w:sdt>
        <w:tc>
          <w:tcPr>
            <w:tcW w:w="8358" w:type="dxa"/>
          </w:tcPr>
          <w:p w14:paraId="0266FEC9" w14:textId="4D404188" w:rsidR="00B64F3C" w:rsidRPr="00907830" w:rsidRDefault="00B64F3C" w:rsidP="00B64F3C">
            <w:pPr>
              <w:rPr>
                <w:rFonts w:cstheme="minorHAnsi"/>
              </w:rPr>
            </w:pPr>
            <w:r w:rsidRPr="00907830">
              <w:rPr>
                <w:rFonts w:cstheme="minorHAnsi"/>
              </w:rPr>
              <w:t>Databehandleren skal benytte ekstern reviso</w:t>
            </w:r>
            <w:r w:rsidR="00063F56" w:rsidRPr="00907830">
              <w:rPr>
                <w:rFonts w:cstheme="minorHAnsi"/>
              </w:rPr>
              <w:t>r til å attestere</w:t>
            </w:r>
            <w:r w:rsidRPr="00907830">
              <w:rPr>
                <w:rFonts w:cstheme="minorHAnsi"/>
              </w:rPr>
              <w:t xml:space="preserve"> at sikkerhetstiltak er </w:t>
            </w:r>
            <w:r w:rsidR="00117BDC" w:rsidRPr="00907830">
              <w:rPr>
                <w:rFonts w:cstheme="minorHAnsi"/>
              </w:rPr>
              <w:t xml:space="preserve">etablert og virker etter hensikten. </w:t>
            </w:r>
            <w:r w:rsidRPr="00907830">
              <w:rPr>
                <w:rFonts w:cstheme="minorHAnsi"/>
              </w:rPr>
              <w:t>Slik revisjon skal:</w:t>
            </w:r>
          </w:p>
          <w:p w14:paraId="444914E6" w14:textId="38C6FFF3" w:rsidR="00B64F3C" w:rsidRPr="00907830" w:rsidRDefault="00BD0225" w:rsidP="00B64F3C">
            <w:pPr>
              <w:pStyle w:val="ListParagraph"/>
              <w:numPr>
                <w:ilvl w:val="0"/>
                <w:numId w:val="29"/>
              </w:numPr>
              <w:rPr>
                <w:rFonts w:cstheme="minorHAnsi"/>
              </w:rPr>
            </w:pPr>
            <w:r w:rsidRPr="00907830">
              <w:rPr>
                <w:rFonts w:cstheme="minorHAnsi"/>
              </w:rPr>
              <w:t>g</w:t>
            </w:r>
            <w:r w:rsidR="00B64F3C" w:rsidRPr="00907830">
              <w:rPr>
                <w:rFonts w:cstheme="minorHAnsi"/>
              </w:rPr>
              <w:t>jennomføres</w:t>
            </w:r>
            <w:r w:rsidRPr="00907830">
              <w:rPr>
                <w:rFonts w:cstheme="minorHAnsi"/>
              </w:rPr>
              <w:t xml:space="preserve"> </w:t>
            </w:r>
            <w:r w:rsidR="00B64F3C" w:rsidRPr="00907830">
              <w:rPr>
                <w:rFonts w:cstheme="minorHAnsi"/>
              </w:rPr>
              <w:t xml:space="preserve">én gang årlig, </w:t>
            </w:r>
          </w:p>
          <w:p w14:paraId="42B39805" w14:textId="4555F25B" w:rsidR="00B64F3C" w:rsidRPr="00907830" w:rsidRDefault="00B64F3C" w:rsidP="00B64F3C">
            <w:pPr>
              <w:pStyle w:val="ListParagraph"/>
              <w:numPr>
                <w:ilvl w:val="0"/>
                <w:numId w:val="29"/>
              </w:numPr>
              <w:rPr>
                <w:rFonts w:cstheme="minorHAnsi"/>
              </w:rPr>
            </w:pPr>
            <w:r w:rsidRPr="00907830">
              <w:rPr>
                <w:rFonts w:cstheme="minorHAnsi"/>
              </w:rPr>
              <w:t xml:space="preserve">utføres i henhold til </w:t>
            </w:r>
            <w:r w:rsidR="009F5844" w:rsidRPr="00907830">
              <w:rPr>
                <w:rFonts w:cstheme="minorHAnsi"/>
              </w:rPr>
              <w:t xml:space="preserve">anerkjente attestasjonsstandarder, for eksempel </w:t>
            </w:r>
            <w:r w:rsidR="000F3D3F" w:rsidRPr="00907830">
              <w:rPr>
                <w:rFonts w:cstheme="minorHAnsi"/>
              </w:rPr>
              <w:t xml:space="preserve">ISAE 3402. </w:t>
            </w:r>
          </w:p>
          <w:p w14:paraId="508E5CA5" w14:textId="70714189" w:rsidR="00B64F3C" w:rsidRPr="00907830" w:rsidRDefault="00B64F3C" w:rsidP="00310F02">
            <w:pPr>
              <w:pStyle w:val="ListParagraph"/>
              <w:numPr>
                <w:ilvl w:val="0"/>
                <w:numId w:val="29"/>
              </w:numPr>
              <w:rPr>
                <w:rFonts w:cstheme="minorHAnsi"/>
              </w:rPr>
            </w:pPr>
            <w:r w:rsidRPr="00907830">
              <w:rPr>
                <w:rFonts w:cstheme="minorHAnsi"/>
              </w:rPr>
              <w:t>utføres av en uavhengig tredjepart med tilstrekkelig kunnskap og erfarin</w:t>
            </w:r>
            <w:r w:rsidR="00310F02" w:rsidRPr="00907830">
              <w:rPr>
                <w:rFonts w:cstheme="minorHAnsi"/>
              </w:rPr>
              <w:t>g</w:t>
            </w:r>
          </w:p>
          <w:p w14:paraId="0085022F" w14:textId="77777777" w:rsidR="00B64F3C" w:rsidRPr="00907830" w:rsidRDefault="00B64F3C" w:rsidP="00B64F3C">
            <w:pPr>
              <w:rPr>
                <w:rFonts w:cstheme="minorHAnsi"/>
              </w:rPr>
            </w:pPr>
          </w:p>
          <w:p w14:paraId="09B16931" w14:textId="55BD9158" w:rsidR="00B64F3C" w:rsidRPr="00907830" w:rsidRDefault="00310F02" w:rsidP="00B64F3C">
            <w:pPr>
              <w:rPr>
                <w:rFonts w:cstheme="minorHAnsi"/>
              </w:rPr>
            </w:pPr>
            <w:r w:rsidRPr="00907830">
              <w:rPr>
                <w:rFonts w:cstheme="minorHAnsi"/>
              </w:rPr>
              <w:t>R</w:t>
            </w:r>
            <w:r w:rsidR="00B64F3C" w:rsidRPr="00907830">
              <w:rPr>
                <w:rFonts w:cstheme="minorHAnsi"/>
              </w:rPr>
              <w:t>apporten</w:t>
            </w:r>
            <w:r w:rsidR="005C59BA" w:rsidRPr="00907830">
              <w:rPr>
                <w:rFonts w:cstheme="minorHAnsi"/>
              </w:rPr>
              <w:t>e</w:t>
            </w:r>
            <w:r w:rsidR="00B64F3C" w:rsidRPr="00907830">
              <w:rPr>
                <w:rFonts w:cstheme="minorHAnsi"/>
              </w:rPr>
              <w:t xml:space="preserve"> skal fremlegges for Behandlingsansvarlig på forespørsel.</w:t>
            </w:r>
          </w:p>
          <w:p w14:paraId="761D4568" w14:textId="77777777" w:rsidR="00B64F3C" w:rsidRPr="00907830" w:rsidRDefault="00B64F3C" w:rsidP="00B64F3C">
            <w:pPr>
              <w:rPr>
                <w:rFonts w:cstheme="minorHAnsi"/>
              </w:rPr>
            </w:pPr>
          </w:p>
          <w:p w14:paraId="17B9CD31" w14:textId="5BFC8C7F" w:rsidR="00C77E29" w:rsidRPr="00907830" w:rsidRDefault="00B64F3C" w:rsidP="00BE1BC1">
            <w:r w:rsidRPr="00907830">
              <w:rPr>
                <w:rFonts w:cstheme="minorHAnsi"/>
              </w:rPr>
              <w:t>Databehandler skal i tillegg gi slik informasjon og bistand som er nødvendig for at Behandlingsansvarlig kan etterleve sine forpliktelser etter Gjeldende personvernregelverk.</w:t>
            </w:r>
          </w:p>
        </w:tc>
      </w:tr>
      <w:tr w:rsidR="00FD401F" w:rsidRPr="00907830" w14:paraId="7B790240" w14:textId="77777777" w:rsidTr="0002403C">
        <w:sdt>
          <w:sdtPr>
            <w:id w:val="1328874254"/>
            <w14:checkbox>
              <w14:checked w14:val="0"/>
              <w14:checkedState w14:val="2612" w14:font="MS Gothic"/>
              <w14:uncheckedState w14:val="2610" w14:font="MS Gothic"/>
            </w14:checkbox>
          </w:sdtPr>
          <w:sdtEndPr/>
          <w:sdtContent>
            <w:tc>
              <w:tcPr>
                <w:tcW w:w="704" w:type="dxa"/>
              </w:tcPr>
              <w:p w14:paraId="3D479501" w14:textId="46B47D39" w:rsidR="00FD401F" w:rsidRPr="00907830" w:rsidRDefault="00026F6C" w:rsidP="0002403C">
                <w:pPr>
                  <w:jc w:val="both"/>
                </w:pPr>
                <w:r>
                  <w:rPr>
                    <w:rFonts w:ascii="MS Gothic" w:eastAsia="MS Gothic" w:hAnsi="MS Gothic" w:hint="eastAsia"/>
                  </w:rPr>
                  <w:t>☐</w:t>
                </w:r>
              </w:p>
            </w:tc>
          </w:sdtContent>
        </w:sdt>
        <w:tc>
          <w:tcPr>
            <w:tcW w:w="8358" w:type="dxa"/>
          </w:tcPr>
          <w:p w14:paraId="7E2C1044" w14:textId="7964D159" w:rsidR="00FD401F" w:rsidRPr="00907830" w:rsidRDefault="00FD401F" w:rsidP="00FD401F">
            <w:pPr>
              <w:rPr>
                <w:rFonts w:cstheme="minorHAnsi"/>
              </w:rPr>
            </w:pPr>
            <w:r w:rsidRPr="00907830">
              <w:rPr>
                <w:rFonts w:cstheme="minorHAnsi"/>
              </w:rPr>
              <w:t>For standardiserte tredjepartstjenester som leveres av Underdatabehandler kan det fremlegges tredjepartsrevisjon forutsatt at revisjonen er gjennomført etter alminnelig anerkjente prinsipper og av sertifisert revisor.</w:t>
            </w:r>
          </w:p>
        </w:tc>
      </w:tr>
      <w:tr w:rsidR="00E9079C" w14:paraId="456109EE" w14:textId="77777777" w:rsidTr="008324CD">
        <w:sdt>
          <w:sdtPr>
            <w:id w:val="255341509"/>
            <w14:checkbox>
              <w14:checked w14:val="0"/>
              <w14:checkedState w14:val="2612" w14:font="MS Gothic"/>
              <w14:uncheckedState w14:val="2610" w14:font="MS Gothic"/>
            </w14:checkbox>
          </w:sdtPr>
          <w:sdtEndPr/>
          <w:sdtContent>
            <w:tc>
              <w:tcPr>
                <w:tcW w:w="704" w:type="dxa"/>
              </w:tcPr>
              <w:p w14:paraId="11FE7882" w14:textId="2BC8BCD1" w:rsidR="00E9079C" w:rsidRPr="00907830" w:rsidRDefault="00E9079C" w:rsidP="008324CD">
                <w:pPr>
                  <w:jc w:val="both"/>
                </w:pPr>
                <w:r w:rsidRPr="00907830">
                  <w:rPr>
                    <w:rFonts w:ascii="MS Gothic" w:eastAsia="MS Gothic" w:hAnsi="MS Gothic" w:hint="eastAsia"/>
                  </w:rPr>
                  <w:t>☐</w:t>
                </w:r>
              </w:p>
            </w:tc>
          </w:sdtContent>
        </w:sdt>
        <w:tc>
          <w:tcPr>
            <w:tcW w:w="8358" w:type="dxa"/>
          </w:tcPr>
          <w:p w14:paraId="6A61CF77" w14:textId="0A5D5B07" w:rsidR="00E9079C" w:rsidRDefault="002542FD" w:rsidP="00B64F3C">
            <w:pPr>
              <w:rPr>
                <w:rFonts w:cstheme="minorHAnsi"/>
                <w:i/>
              </w:rPr>
            </w:pPr>
            <w:r w:rsidRPr="00902554">
              <w:rPr>
                <w:rFonts w:cstheme="minorHAnsi"/>
                <w:i/>
                <w:highlight w:val="yellow"/>
              </w:rPr>
              <w:t>&lt;</w:t>
            </w:r>
            <w:r w:rsidR="00E9079C" w:rsidRPr="00902554">
              <w:rPr>
                <w:rFonts w:cstheme="minorHAnsi"/>
                <w:i/>
                <w:highlight w:val="yellow"/>
              </w:rPr>
              <w:t>Sett inn eventuelle andre avtalte rutiner for revisjon</w:t>
            </w:r>
            <w:r w:rsidR="00C2532F" w:rsidRPr="00902554">
              <w:rPr>
                <w:rFonts w:cstheme="minorHAnsi"/>
                <w:i/>
                <w:highlight w:val="yellow"/>
              </w:rPr>
              <w:t xml:space="preserve">, herunder eventuelle særskilte eller avvikende rutiner for revisjon hos </w:t>
            </w:r>
            <w:r w:rsidR="00697211" w:rsidRPr="00902554">
              <w:rPr>
                <w:rFonts w:cstheme="minorHAnsi"/>
                <w:i/>
                <w:highlight w:val="yellow"/>
              </w:rPr>
              <w:t>Underdatabehandlere</w:t>
            </w:r>
            <w:r w:rsidRPr="00902554">
              <w:rPr>
                <w:rFonts w:cstheme="minorHAnsi"/>
                <w:i/>
                <w:highlight w:val="yellow"/>
              </w:rPr>
              <w:t>&gt;</w:t>
            </w:r>
          </w:p>
        </w:tc>
      </w:tr>
    </w:tbl>
    <w:p w14:paraId="1674DF10" w14:textId="44322DF3" w:rsidR="00C77E29" w:rsidRDefault="00C77E29" w:rsidP="00D8357E">
      <w:pPr>
        <w:rPr>
          <w:rFonts w:cstheme="minorHAnsi"/>
        </w:rPr>
      </w:pPr>
    </w:p>
    <w:p w14:paraId="7152F5BF" w14:textId="3A7972BD" w:rsidR="0081180C" w:rsidRDefault="0081180C" w:rsidP="00D8357E">
      <w:pPr>
        <w:rPr>
          <w:rFonts w:cstheme="minorHAnsi"/>
        </w:rPr>
      </w:pPr>
    </w:p>
    <w:p w14:paraId="3B8E4E8A" w14:textId="77777777" w:rsidR="00820B19" w:rsidRPr="00754DDE" w:rsidRDefault="00820B19" w:rsidP="00820B19">
      <w:pPr>
        <w:pStyle w:val="Heading2"/>
        <w:rPr>
          <w:color w:val="000000" w:themeColor="text1"/>
        </w:rPr>
      </w:pPr>
      <w:bookmarkStart w:id="176" w:name="_Toc192247785"/>
      <w:r w:rsidRPr="00754DDE">
        <w:rPr>
          <w:color w:val="000000" w:themeColor="text1"/>
        </w:rPr>
        <w:t>Sletting og tilbakelevering av personopplysninger ved avtalens opphør</w:t>
      </w:r>
      <w:bookmarkEnd w:id="176"/>
    </w:p>
    <w:p w14:paraId="5D67E490" w14:textId="77777777" w:rsidR="00820B19" w:rsidRDefault="00820B19" w:rsidP="00820B19">
      <w:pPr>
        <w:jc w:val="both"/>
        <w:rPr>
          <w:rFonts w:cstheme="minorHAnsi"/>
          <w:color w:val="000000" w:themeColor="text1"/>
          <w:szCs w:val="24"/>
        </w:rPr>
      </w:pPr>
    </w:p>
    <w:p w14:paraId="75B85FBF" w14:textId="77777777" w:rsidR="00820B19" w:rsidRDefault="00820B19" w:rsidP="00820B19">
      <w:pPr>
        <w:jc w:val="both"/>
        <w:rPr>
          <w:rFonts w:cstheme="minorHAnsi"/>
          <w:color w:val="000000" w:themeColor="text1"/>
          <w:szCs w:val="24"/>
        </w:rPr>
      </w:pPr>
      <w:r>
        <w:rPr>
          <w:rFonts w:cstheme="minorHAnsi"/>
          <w:color w:val="000000" w:themeColor="text1"/>
          <w:szCs w:val="24"/>
        </w:rPr>
        <w:t>Partene har avtalt følgende om sletting/tilbakelevering av personopplysninger (velg ett alternativ):</w:t>
      </w:r>
    </w:p>
    <w:p w14:paraId="3D3E10C2" w14:textId="77777777" w:rsidR="00820B19" w:rsidRDefault="00820B19" w:rsidP="00820B19">
      <w:pPr>
        <w:jc w:val="both"/>
        <w:rPr>
          <w:rFonts w:cstheme="minorHAnsi"/>
          <w:color w:val="000000" w:themeColor="text1"/>
          <w:szCs w:val="24"/>
        </w:rPr>
      </w:pPr>
    </w:p>
    <w:tbl>
      <w:tblPr>
        <w:tblStyle w:val="TableGrid"/>
        <w:tblW w:w="0" w:type="auto"/>
        <w:tblCellMar>
          <w:top w:w="142" w:type="dxa"/>
          <w:bottom w:w="142" w:type="dxa"/>
        </w:tblCellMar>
        <w:tblLook w:val="04A0" w:firstRow="1" w:lastRow="0" w:firstColumn="1" w:lastColumn="0" w:noHBand="0" w:noVBand="1"/>
      </w:tblPr>
      <w:tblGrid>
        <w:gridCol w:w="704"/>
        <w:gridCol w:w="8358"/>
      </w:tblGrid>
      <w:tr w:rsidR="00820B19" w:rsidRPr="00907830" w14:paraId="0732BA2F" w14:textId="77777777" w:rsidTr="00717B57">
        <w:sdt>
          <w:sdtPr>
            <w:id w:val="254331657"/>
            <w14:checkbox>
              <w14:checked w14:val="0"/>
              <w14:checkedState w14:val="2612" w14:font="MS Gothic"/>
              <w14:uncheckedState w14:val="2610" w14:font="MS Gothic"/>
            </w14:checkbox>
          </w:sdtPr>
          <w:sdtEndPr/>
          <w:sdtContent>
            <w:tc>
              <w:tcPr>
                <w:tcW w:w="704" w:type="dxa"/>
              </w:tcPr>
              <w:p w14:paraId="1115AB63" w14:textId="44FB811D" w:rsidR="00820B19" w:rsidRPr="00907830" w:rsidRDefault="00597498" w:rsidP="00717B57">
                <w:pPr>
                  <w:jc w:val="both"/>
                </w:pPr>
                <w:r>
                  <w:rPr>
                    <w:rFonts w:ascii="MS Gothic" w:eastAsia="MS Gothic" w:hAnsi="MS Gothic" w:hint="eastAsia"/>
                  </w:rPr>
                  <w:t>☐</w:t>
                </w:r>
              </w:p>
            </w:tc>
          </w:sdtContent>
        </w:sdt>
        <w:tc>
          <w:tcPr>
            <w:tcW w:w="8358" w:type="dxa"/>
          </w:tcPr>
          <w:p w14:paraId="075C9E54" w14:textId="3A43F722" w:rsidR="00820B19" w:rsidRPr="00907830" w:rsidRDefault="00820B19" w:rsidP="001C103E">
            <w:pPr>
              <w:jc w:val="both"/>
            </w:pPr>
            <w:r w:rsidRPr="00907830">
              <w:rPr>
                <w:rFonts w:cstheme="minorHAnsi"/>
                <w:color w:val="000000" w:themeColor="text1"/>
                <w:szCs w:val="24"/>
              </w:rPr>
              <w:t xml:space="preserve">Alle personopplysninger som behandles under denne Databehandleravtale skal slettes </w:t>
            </w:r>
            <w:r w:rsidR="001C103E" w:rsidRPr="00907830">
              <w:rPr>
                <w:rFonts w:cstheme="minorHAnsi"/>
                <w:color w:val="000000" w:themeColor="text1"/>
                <w:szCs w:val="24"/>
              </w:rPr>
              <w:t xml:space="preserve">uten ugrunnet opphold og senest </w:t>
            </w:r>
            <w:r w:rsidRPr="00907830">
              <w:rPr>
                <w:rFonts w:cstheme="minorHAnsi"/>
                <w:color w:val="000000" w:themeColor="text1"/>
                <w:szCs w:val="24"/>
              </w:rPr>
              <w:t xml:space="preserve">innen </w:t>
            </w:r>
            <w:r w:rsidR="001C103E" w:rsidRPr="00907830">
              <w:rPr>
                <w:rFonts w:cstheme="minorHAnsi"/>
                <w:color w:val="000000" w:themeColor="text1"/>
                <w:szCs w:val="24"/>
              </w:rPr>
              <w:t>90</w:t>
            </w:r>
            <w:r w:rsidRPr="00907830">
              <w:rPr>
                <w:rFonts w:cstheme="minorHAnsi"/>
                <w:color w:val="000000" w:themeColor="text1"/>
                <w:szCs w:val="24"/>
              </w:rPr>
              <w:t xml:space="preserve"> </w:t>
            </w:r>
            <w:r w:rsidR="00364A4F" w:rsidRPr="00907830">
              <w:rPr>
                <w:rFonts w:cstheme="minorHAnsi"/>
                <w:color w:val="000000" w:themeColor="text1"/>
                <w:szCs w:val="24"/>
              </w:rPr>
              <w:t>kalender</w:t>
            </w:r>
            <w:r w:rsidRPr="00907830">
              <w:rPr>
                <w:rFonts w:cstheme="minorHAnsi"/>
                <w:color w:val="000000" w:themeColor="text1"/>
                <w:szCs w:val="24"/>
              </w:rPr>
              <w:t xml:space="preserve">dager </w:t>
            </w:r>
            <w:r w:rsidR="001C103E" w:rsidRPr="00907830">
              <w:rPr>
                <w:rFonts w:cstheme="minorHAnsi"/>
                <w:color w:val="000000" w:themeColor="text1"/>
                <w:szCs w:val="24"/>
              </w:rPr>
              <w:t>etter opphør av Hovedavtalen</w:t>
            </w:r>
            <w:r w:rsidRPr="00907830">
              <w:rPr>
                <w:rFonts w:cstheme="minorHAnsi"/>
                <w:color w:val="000000" w:themeColor="text1"/>
                <w:szCs w:val="24"/>
              </w:rPr>
              <w:t>. Dette samme gjelder eventuell annen relevant informasjon som forvaltes på vegne av Behandlingsansvarlig.</w:t>
            </w:r>
          </w:p>
        </w:tc>
      </w:tr>
      <w:tr w:rsidR="00820B19" w:rsidRPr="00907830" w14:paraId="5192DCDA" w14:textId="77777777" w:rsidTr="00717B57">
        <w:sdt>
          <w:sdtPr>
            <w:id w:val="2089499429"/>
            <w14:checkbox>
              <w14:checked w14:val="0"/>
              <w14:checkedState w14:val="2612" w14:font="MS Gothic"/>
              <w14:uncheckedState w14:val="2610" w14:font="MS Gothic"/>
            </w14:checkbox>
          </w:sdtPr>
          <w:sdtEndPr/>
          <w:sdtContent>
            <w:tc>
              <w:tcPr>
                <w:tcW w:w="704" w:type="dxa"/>
              </w:tcPr>
              <w:p w14:paraId="401D635B" w14:textId="394067C8" w:rsidR="00820B19" w:rsidRPr="00907830" w:rsidRDefault="009E507B" w:rsidP="00717B57">
                <w:pPr>
                  <w:jc w:val="both"/>
                </w:pPr>
                <w:r>
                  <w:rPr>
                    <w:rFonts w:ascii="MS Gothic" w:eastAsia="MS Gothic" w:hAnsi="MS Gothic" w:hint="eastAsia"/>
                  </w:rPr>
                  <w:t>☐</w:t>
                </w:r>
              </w:p>
            </w:tc>
          </w:sdtContent>
        </w:sdt>
        <w:tc>
          <w:tcPr>
            <w:tcW w:w="8358" w:type="dxa"/>
          </w:tcPr>
          <w:p w14:paraId="4279826F" w14:textId="7C18CE62" w:rsidR="00820B19" w:rsidRPr="00907830" w:rsidRDefault="00820B19" w:rsidP="004031E1">
            <w:pPr>
              <w:rPr>
                <w:rFonts w:cstheme="minorHAnsi"/>
                <w:color w:val="000000" w:themeColor="text1"/>
                <w:szCs w:val="24"/>
              </w:rPr>
            </w:pPr>
            <w:r w:rsidRPr="00907830">
              <w:rPr>
                <w:rFonts w:cstheme="minorHAnsi"/>
                <w:color w:val="000000" w:themeColor="text1"/>
                <w:szCs w:val="24"/>
              </w:rPr>
              <w:t>Alle personopplysninger som behandles under denne Databehandleravtale, samt eventuell annen relevant informasjon som forvaltes på vegne av Behandlingsansvarlig</w:t>
            </w:r>
            <w:r w:rsidR="004031E1" w:rsidRPr="00907830">
              <w:rPr>
                <w:rFonts w:cstheme="minorHAnsi"/>
                <w:color w:val="000000" w:themeColor="text1"/>
                <w:szCs w:val="24"/>
              </w:rPr>
              <w:t xml:space="preserve">, skal tilbakeleveres ved opphør av </w:t>
            </w:r>
            <w:r w:rsidR="00F16179" w:rsidRPr="00907830">
              <w:rPr>
                <w:rFonts w:cstheme="minorHAnsi"/>
                <w:color w:val="000000" w:themeColor="text1"/>
                <w:szCs w:val="24"/>
              </w:rPr>
              <w:t>Hovedavtalen.</w:t>
            </w:r>
          </w:p>
          <w:p w14:paraId="4A8DB723" w14:textId="77777777" w:rsidR="00820B19" w:rsidRPr="00907830" w:rsidRDefault="00820B19" w:rsidP="004031E1">
            <w:pPr>
              <w:rPr>
                <w:rFonts w:cstheme="minorHAnsi"/>
                <w:color w:val="000000" w:themeColor="text1"/>
                <w:szCs w:val="24"/>
              </w:rPr>
            </w:pPr>
          </w:p>
          <w:p w14:paraId="39B79940" w14:textId="3F735B1F" w:rsidR="00820B19" w:rsidRPr="00907830" w:rsidRDefault="00820B19" w:rsidP="004031E1">
            <w:pPr>
              <w:rPr>
                <w:color w:val="000000" w:themeColor="text1"/>
              </w:rPr>
            </w:pPr>
            <w:r w:rsidRPr="00907830">
              <w:rPr>
                <w:rFonts w:cstheme="minorHAnsi"/>
                <w:color w:val="000000" w:themeColor="text1"/>
                <w:szCs w:val="24"/>
              </w:rPr>
              <w:t xml:space="preserve">Etter </w:t>
            </w:r>
            <w:r w:rsidRPr="00907830">
              <w:rPr>
                <w:color w:val="000000" w:themeColor="text1"/>
              </w:rPr>
              <w:t xml:space="preserve">tilbakelevering er skjedd, plikter Databehandler å slette alle personopplysninger og annen relevant informasjon som forvaltes på vegne av Behandlingsansvarlig innen 30 </w:t>
            </w:r>
            <w:r w:rsidR="00364A4F" w:rsidRPr="00907830">
              <w:rPr>
                <w:color w:val="000000" w:themeColor="text1"/>
              </w:rPr>
              <w:t>kalender</w:t>
            </w:r>
            <w:r w:rsidRPr="00907830">
              <w:rPr>
                <w:color w:val="000000" w:themeColor="text1"/>
              </w:rPr>
              <w:t>dager.</w:t>
            </w:r>
          </w:p>
          <w:p w14:paraId="537EF66E" w14:textId="77777777" w:rsidR="00820B19" w:rsidRPr="00907830" w:rsidRDefault="00820B19" w:rsidP="004031E1">
            <w:pPr>
              <w:rPr>
                <w:color w:val="000000" w:themeColor="text1"/>
              </w:rPr>
            </w:pPr>
          </w:p>
          <w:p w14:paraId="48C0AD0E" w14:textId="61233204" w:rsidR="00820B19" w:rsidRPr="00907830" w:rsidRDefault="00820B19" w:rsidP="004031E1">
            <w:pPr>
              <w:rPr>
                <w:rFonts w:cstheme="minorHAnsi"/>
                <w:color w:val="000000" w:themeColor="text1"/>
                <w:szCs w:val="24"/>
              </w:rPr>
            </w:pPr>
            <w:r w:rsidRPr="00907830">
              <w:rPr>
                <w:rFonts w:cstheme="minorHAnsi"/>
                <w:color w:val="000000" w:themeColor="text1"/>
                <w:szCs w:val="24"/>
              </w:rPr>
              <w:t>Tilbakelevering skal skje på følgende måte:</w:t>
            </w:r>
          </w:p>
          <w:p w14:paraId="22BBDCC9" w14:textId="77777777" w:rsidR="00820B19" w:rsidRPr="00907830" w:rsidRDefault="00820B19" w:rsidP="00717B57">
            <w:pPr>
              <w:rPr>
                <w:rFonts w:cstheme="minorHAnsi"/>
                <w:color w:val="000000" w:themeColor="text1"/>
                <w:szCs w:val="24"/>
              </w:rPr>
            </w:pPr>
          </w:p>
          <w:p w14:paraId="1C11D7AC" w14:textId="3FBEE6CB" w:rsidR="00820B19" w:rsidRPr="00907830" w:rsidRDefault="001B796A" w:rsidP="00717B57">
            <w:pPr>
              <w:rPr>
                <w:rFonts w:cstheme="minorHAnsi"/>
                <w:i/>
                <w:color w:val="000000" w:themeColor="text1"/>
                <w:szCs w:val="24"/>
              </w:rPr>
            </w:pPr>
            <w:r w:rsidRPr="00597498">
              <w:rPr>
                <w:rFonts w:cstheme="minorHAnsi"/>
                <w:i/>
                <w:color w:val="000000" w:themeColor="text1"/>
                <w:szCs w:val="24"/>
                <w:highlight w:val="yellow"/>
              </w:rPr>
              <w:t>&lt;</w:t>
            </w:r>
            <w:r w:rsidR="008C2B35" w:rsidRPr="00597498">
              <w:rPr>
                <w:rFonts w:cstheme="minorHAnsi"/>
                <w:i/>
                <w:color w:val="000000" w:themeColor="text1"/>
                <w:szCs w:val="24"/>
                <w:highlight w:val="yellow"/>
              </w:rPr>
              <w:t>Angi</w:t>
            </w:r>
            <w:r w:rsidR="00820B19" w:rsidRPr="00597498">
              <w:rPr>
                <w:rFonts w:cstheme="minorHAnsi"/>
                <w:i/>
                <w:color w:val="000000" w:themeColor="text1"/>
                <w:szCs w:val="24"/>
                <w:highlight w:val="yellow"/>
              </w:rPr>
              <w:t xml:space="preserve"> hvordan og hvilket format som skal benyttes</w:t>
            </w:r>
            <w:r w:rsidR="008C2B35" w:rsidRPr="00597498">
              <w:rPr>
                <w:rFonts w:cstheme="minorHAnsi"/>
                <w:i/>
                <w:color w:val="000000" w:themeColor="text1"/>
                <w:szCs w:val="24"/>
                <w:highlight w:val="yellow"/>
              </w:rPr>
              <w:t xml:space="preserve"> for tilbakelevering</w:t>
            </w:r>
            <w:r w:rsidRPr="00597498">
              <w:rPr>
                <w:rFonts w:cstheme="minorHAnsi"/>
                <w:i/>
                <w:color w:val="000000" w:themeColor="text1"/>
                <w:szCs w:val="24"/>
                <w:highlight w:val="yellow"/>
              </w:rPr>
              <w:t>&gt;</w:t>
            </w:r>
          </w:p>
          <w:p w14:paraId="738BB45A" w14:textId="77777777" w:rsidR="00820B19" w:rsidRPr="00907830" w:rsidRDefault="00820B19" w:rsidP="00717B57">
            <w:pPr>
              <w:jc w:val="both"/>
            </w:pPr>
          </w:p>
        </w:tc>
      </w:tr>
      <w:tr w:rsidR="00820B19" w14:paraId="0F7ECF09" w14:textId="77777777" w:rsidTr="00717B57">
        <w:sdt>
          <w:sdtPr>
            <w:id w:val="1500929862"/>
            <w14:checkbox>
              <w14:checked w14:val="0"/>
              <w14:checkedState w14:val="2612" w14:font="MS Gothic"/>
              <w14:uncheckedState w14:val="2610" w14:font="MS Gothic"/>
            </w14:checkbox>
          </w:sdtPr>
          <w:sdtEndPr/>
          <w:sdtContent>
            <w:tc>
              <w:tcPr>
                <w:tcW w:w="704" w:type="dxa"/>
              </w:tcPr>
              <w:p w14:paraId="0A2F704A" w14:textId="1E1F5CC5" w:rsidR="00820B19" w:rsidRPr="00907830" w:rsidRDefault="00D703AA" w:rsidP="00717B57">
                <w:pPr>
                  <w:jc w:val="both"/>
                </w:pPr>
                <w:r>
                  <w:rPr>
                    <w:rFonts w:ascii="MS Gothic" w:eastAsia="MS Gothic" w:hAnsi="MS Gothic" w:hint="eastAsia"/>
                  </w:rPr>
                  <w:t>☐</w:t>
                </w:r>
              </w:p>
            </w:tc>
          </w:sdtContent>
        </w:sdt>
        <w:tc>
          <w:tcPr>
            <w:tcW w:w="8358" w:type="dxa"/>
          </w:tcPr>
          <w:p w14:paraId="58F3793C" w14:textId="736A4F5A" w:rsidR="00820B19" w:rsidRDefault="00597498" w:rsidP="00717B57">
            <w:pPr>
              <w:rPr>
                <w:rFonts w:cstheme="minorHAnsi"/>
                <w:i/>
              </w:rPr>
            </w:pPr>
            <w:r w:rsidRPr="007B4C9E">
              <w:rPr>
                <w:rFonts w:cstheme="minorHAnsi"/>
                <w:i/>
                <w:highlight w:val="yellow"/>
              </w:rPr>
              <w:t xml:space="preserve">&lt;Sett </w:t>
            </w:r>
            <w:r w:rsidRPr="00E9079C">
              <w:rPr>
                <w:rFonts w:cstheme="minorHAnsi"/>
                <w:i/>
                <w:highlight w:val="yellow"/>
              </w:rPr>
              <w:t xml:space="preserve">inn eventuelle andre </w:t>
            </w:r>
            <w:r>
              <w:rPr>
                <w:rFonts w:cstheme="minorHAnsi"/>
                <w:i/>
                <w:highlight w:val="yellow"/>
              </w:rPr>
              <w:t xml:space="preserve">avtalte </w:t>
            </w:r>
            <w:r w:rsidRPr="00E9079C">
              <w:rPr>
                <w:rFonts w:cstheme="minorHAnsi"/>
                <w:i/>
                <w:highlight w:val="yellow"/>
              </w:rPr>
              <w:t xml:space="preserve">rutiner for </w:t>
            </w:r>
            <w:r>
              <w:rPr>
                <w:rFonts w:cstheme="minorHAnsi"/>
                <w:i/>
                <w:highlight w:val="yellow"/>
              </w:rPr>
              <w:t>sletting eller tilbakelevering&gt;</w:t>
            </w:r>
          </w:p>
        </w:tc>
      </w:tr>
    </w:tbl>
    <w:p w14:paraId="0ED956C0" w14:textId="77777777" w:rsidR="00820B19" w:rsidRPr="00754DDE" w:rsidRDefault="00820B19" w:rsidP="00820B19">
      <w:pPr>
        <w:jc w:val="both"/>
        <w:rPr>
          <w:rFonts w:cstheme="minorHAnsi"/>
          <w:color w:val="000000" w:themeColor="text1"/>
          <w:szCs w:val="24"/>
        </w:rPr>
      </w:pPr>
    </w:p>
    <w:p w14:paraId="6F3A624D" w14:textId="77777777" w:rsidR="00D8357E" w:rsidRDefault="00D8357E" w:rsidP="00D8357E"/>
    <w:p w14:paraId="0372F429" w14:textId="25A67497" w:rsidR="00816D09" w:rsidRDefault="00816D09" w:rsidP="00E9079C">
      <w:pPr>
        <w:pStyle w:val="Heading2"/>
        <w:rPr>
          <w:rFonts w:cstheme="minorHAnsi"/>
          <w:b w:val="0"/>
        </w:rPr>
      </w:pPr>
      <w:bookmarkStart w:id="177" w:name="_Toc192247786"/>
      <w:r>
        <w:rPr>
          <w:rFonts w:cstheme="minorHAnsi"/>
          <w:b w:val="0"/>
        </w:rPr>
        <w:t>Sektorspesifikke bestemmelser om behandling av personopplysninger</w:t>
      </w:r>
      <w:bookmarkEnd w:id="177"/>
    </w:p>
    <w:p w14:paraId="7DD37F5F" w14:textId="3CD89446" w:rsidR="00816D09" w:rsidRDefault="007C6E7C" w:rsidP="00816D09">
      <w:r w:rsidRPr="00907830">
        <w:t>&lt;</w:t>
      </w:r>
      <w:r w:rsidRPr="00907830">
        <w:rPr>
          <w:i/>
        </w:rPr>
        <w:t>Sett inn eventuelle sektorspesifikke bestemmelser om behandling av personopplysninger som skal omfattes av begrepet "Gjeldende personvernregler", se databehandleravtalen punkt 2.</w:t>
      </w:r>
      <w:r w:rsidRPr="00907830">
        <w:t>&gt;</w:t>
      </w:r>
    </w:p>
    <w:p w14:paraId="2EFAAA56" w14:textId="4EE5F153" w:rsidR="00D47EC0" w:rsidRDefault="00D47EC0">
      <w:pPr>
        <w:spacing w:after="160" w:line="259" w:lineRule="auto"/>
      </w:pPr>
      <w:r>
        <w:br w:type="page"/>
      </w:r>
    </w:p>
    <w:p w14:paraId="6667DEC8" w14:textId="77777777" w:rsidR="00816D09" w:rsidRPr="00816D09" w:rsidRDefault="00816D09" w:rsidP="00816D09"/>
    <w:p w14:paraId="6908AF18" w14:textId="57F59571" w:rsidR="00E9079C" w:rsidRDefault="00F42C8A" w:rsidP="00E9079C">
      <w:pPr>
        <w:pStyle w:val="Heading2"/>
        <w:rPr>
          <w:rFonts w:cstheme="minorHAnsi"/>
          <w:b w:val="0"/>
        </w:rPr>
      </w:pPr>
      <w:bookmarkStart w:id="178" w:name="_Toc192247787"/>
      <w:r>
        <w:rPr>
          <w:rFonts w:cstheme="minorHAnsi"/>
        </w:rPr>
        <w:t>Kontaktinformasjon</w:t>
      </w:r>
      <w:bookmarkEnd w:id="178"/>
    </w:p>
    <w:p w14:paraId="0D322029" w14:textId="77777777" w:rsidR="00E9079C" w:rsidRDefault="00E9079C" w:rsidP="00E9079C"/>
    <w:p w14:paraId="3636967A" w14:textId="786267D5" w:rsidR="00E9079C" w:rsidRDefault="00E9079C" w:rsidP="00E9079C">
      <w:r>
        <w:t xml:space="preserve">Ved henvendelser i henhold til denne avtalen, eksempelvis ved varsling om brudd på personopplysningssikkerheten eller endring i bruk av </w:t>
      </w:r>
      <w:r w:rsidR="00697211">
        <w:t>underdatabehandlere</w:t>
      </w:r>
      <w:r w:rsidR="00F42C8A">
        <w:t>,</w:t>
      </w:r>
      <w:r>
        <w:t xml:space="preserve"> skal følgende kanaler benyttes:</w:t>
      </w:r>
    </w:p>
    <w:p w14:paraId="7138B573" w14:textId="77777777" w:rsidR="00E9079C" w:rsidRDefault="00E9079C" w:rsidP="00E9079C"/>
    <w:p w14:paraId="4AB29D44" w14:textId="77777777" w:rsidR="00CD62C6" w:rsidRDefault="00CD62C6" w:rsidP="00E9079C"/>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4820"/>
        <w:gridCol w:w="4242"/>
      </w:tblGrid>
      <w:tr w:rsidR="00E9079C" w14:paraId="6AC8A707" w14:textId="77777777" w:rsidTr="00744183">
        <w:trPr>
          <w:trHeight w:val="397"/>
        </w:trPr>
        <w:tc>
          <w:tcPr>
            <w:tcW w:w="4820" w:type="dxa"/>
          </w:tcPr>
          <w:p w14:paraId="67379A03" w14:textId="77777777" w:rsidR="00E9079C" w:rsidRPr="0040759C" w:rsidRDefault="00E9079C" w:rsidP="008324CD">
            <w:pPr>
              <w:rPr>
                <w:b/>
              </w:rPr>
            </w:pPr>
            <w:r w:rsidRPr="0040759C">
              <w:rPr>
                <w:b/>
              </w:rPr>
              <w:t>Hos Behandlingsansvarlig</w:t>
            </w:r>
          </w:p>
        </w:tc>
        <w:tc>
          <w:tcPr>
            <w:tcW w:w="4242" w:type="dxa"/>
          </w:tcPr>
          <w:p w14:paraId="5B1C612B" w14:textId="77777777" w:rsidR="00E9079C" w:rsidRPr="0040759C" w:rsidRDefault="00E9079C" w:rsidP="008324CD">
            <w:pPr>
              <w:rPr>
                <w:b/>
              </w:rPr>
            </w:pPr>
            <w:r w:rsidRPr="0040759C">
              <w:rPr>
                <w:b/>
              </w:rPr>
              <w:t>Hos Leverandøren</w:t>
            </w:r>
          </w:p>
        </w:tc>
      </w:tr>
      <w:tr w:rsidR="00F42C8A" w14:paraId="18499311" w14:textId="77777777" w:rsidTr="00744183">
        <w:trPr>
          <w:trHeight w:val="397"/>
        </w:trPr>
        <w:tc>
          <w:tcPr>
            <w:tcW w:w="4820" w:type="dxa"/>
          </w:tcPr>
          <w:p w14:paraId="01B15E60" w14:textId="77777777" w:rsidR="00F42C8A" w:rsidRPr="0040759C" w:rsidRDefault="00F42C8A" w:rsidP="008324CD">
            <w:pPr>
              <w:rPr>
                <w:u w:val="single"/>
              </w:rPr>
            </w:pPr>
            <w:r w:rsidRPr="0040759C">
              <w:rPr>
                <w:u w:val="single"/>
              </w:rPr>
              <w:t>Sikkerhetsbrudd:</w:t>
            </w:r>
          </w:p>
        </w:tc>
        <w:tc>
          <w:tcPr>
            <w:tcW w:w="4242" w:type="dxa"/>
          </w:tcPr>
          <w:p w14:paraId="2EBCB3C7" w14:textId="12C0CE59" w:rsidR="00F42C8A" w:rsidRPr="00F42C8A" w:rsidRDefault="00F42C8A" w:rsidP="008324CD">
            <w:pPr>
              <w:rPr>
                <w:u w:val="single"/>
              </w:rPr>
            </w:pPr>
            <w:r w:rsidRPr="00F42C8A">
              <w:rPr>
                <w:u w:val="single"/>
              </w:rPr>
              <w:t>Sikkerhetsbrudd:</w:t>
            </w:r>
          </w:p>
        </w:tc>
      </w:tr>
      <w:tr w:rsidR="00E9079C" w14:paraId="1D00347C" w14:textId="77777777" w:rsidTr="00744183">
        <w:trPr>
          <w:trHeight w:val="397"/>
        </w:trPr>
        <w:tc>
          <w:tcPr>
            <w:tcW w:w="4820" w:type="dxa"/>
          </w:tcPr>
          <w:p w14:paraId="599BA860" w14:textId="220F16D5" w:rsidR="00E9079C" w:rsidRDefault="00E9079C" w:rsidP="008324CD">
            <w:r>
              <w:t xml:space="preserve">Telefon: </w:t>
            </w:r>
          </w:p>
        </w:tc>
        <w:tc>
          <w:tcPr>
            <w:tcW w:w="4242" w:type="dxa"/>
          </w:tcPr>
          <w:p w14:paraId="4397435E" w14:textId="74D53B13" w:rsidR="00E9079C" w:rsidRDefault="00E9079C" w:rsidP="008324CD">
            <w:r>
              <w:t>Telefon:</w:t>
            </w:r>
          </w:p>
        </w:tc>
      </w:tr>
      <w:tr w:rsidR="00E9079C" w14:paraId="0D0AEB57" w14:textId="77777777" w:rsidTr="00744183">
        <w:trPr>
          <w:trHeight w:val="397"/>
        </w:trPr>
        <w:tc>
          <w:tcPr>
            <w:tcW w:w="4820" w:type="dxa"/>
          </w:tcPr>
          <w:p w14:paraId="2BEA2987" w14:textId="66B0A74D" w:rsidR="00E9079C" w:rsidRDefault="00E9079C" w:rsidP="008324CD">
            <w:r>
              <w:t>E-post</w:t>
            </w:r>
            <w:r w:rsidR="00744183">
              <w:t>:</w:t>
            </w:r>
            <w:r>
              <w:t xml:space="preserve"> </w:t>
            </w:r>
          </w:p>
          <w:p w14:paraId="5147E786" w14:textId="77777777" w:rsidR="00E9079C" w:rsidRDefault="00E9079C" w:rsidP="008324CD"/>
          <w:p w14:paraId="4E89E475" w14:textId="77777777" w:rsidR="00E9079C" w:rsidRDefault="00E9079C" w:rsidP="008324CD"/>
        </w:tc>
        <w:tc>
          <w:tcPr>
            <w:tcW w:w="4242" w:type="dxa"/>
          </w:tcPr>
          <w:p w14:paraId="1B0E421C" w14:textId="4BCBEBD8" w:rsidR="00E9079C" w:rsidRDefault="00E9079C" w:rsidP="008324CD">
            <w:r>
              <w:t>E-post</w:t>
            </w:r>
            <w:r w:rsidR="00744183">
              <w:t xml:space="preserve">: </w:t>
            </w:r>
          </w:p>
        </w:tc>
      </w:tr>
      <w:tr w:rsidR="00F42C8A" w14:paraId="683E3B27" w14:textId="77777777" w:rsidTr="00744183">
        <w:trPr>
          <w:trHeight w:val="397"/>
        </w:trPr>
        <w:tc>
          <w:tcPr>
            <w:tcW w:w="4820" w:type="dxa"/>
          </w:tcPr>
          <w:p w14:paraId="5C530207" w14:textId="77777777" w:rsidR="00F42C8A" w:rsidRPr="0040759C" w:rsidRDefault="00F42C8A" w:rsidP="008324CD">
            <w:pPr>
              <w:rPr>
                <w:u w:val="single"/>
              </w:rPr>
            </w:pPr>
            <w:r w:rsidRPr="0040759C">
              <w:rPr>
                <w:u w:val="single"/>
              </w:rPr>
              <w:t>Andre henvendelser:</w:t>
            </w:r>
          </w:p>
        </w:tc>
        <w:tc>
          <w:tcPr>
            <w:tcW w:w="4242" w:type="dxa"/>
          </w:tcPr>
          <w:p w14:paraId="76F320CC" w14:textId="41657072" w:rsidR="00F42C8A" w:rsidRPr="00F42C8A" w:rsidRDefault="00F42C8A" w:rsidP="008324CD">
            <w:pPr>
              <w:rPr>
                <w:u w:val="single"/>
              </w:rPr>
            </w:pPr>
            <w:r w:rsidRPr="00F42C8A">
              <w:rPr>
                <w:u w:val="single"/>
              </w:rPr>
              <w:t>Andre henvendelser:</w:t>
            </w:r>
          </w:p>
        </w:tc>
      </w:tr>
      <w:tr w:rsidR="00E9079C" w14:paraId="221618FB" w14:textId="77777777" w:rsidTr="00744183">
        <w:trPr>
          <w:trHeight w:val="397"/>
        </w:trPr>
        <w:tc>
          <w:tcPr>
            <w:tcW w:w="4820" w:type="dxa"/>
          </w:tcPr>
          <w:p w14:paraId="3670298D" w14:textId="37EBA566" w:rsidR="00E9079C" w:rsidRPr="00BB569C" w:rsidRDefault="00E9079C" w:rsidP="008324CD">
            <w:r w:rsidRPr="00BB569C">
              <w:t xml:space="preserve">Navn: </w:t>
            </w:r>
          </w:p>
        </w:tc>
        <w:tc>
          <w:tcPr>
            <w:tcW w:w="4242" w:type="dxa"/>
          </w:tcPr>
          <w:p w14:paraId="07F6CCA9" w14:textId="27C2EA85" w:rsidR="00E9079C" w:rsidRDefault="00E9079C" w:rsidP="008324CD">
            <w:r>
              <w:t>Navn:</w:t>
            </w:r>
            <w:r w:rsidR="00744183">
              <w:t xml:space="preserve"> </w:t>
            </w:r>
          </w:p>
        </w:tc>
      </w:tr>
      <w:tr w:rsidR="00E9079C" w14:paraId="4A4DC731" w14:textId="77777777" w:rsidTr="00744183">
        <w:trPr>
          <w:trHeight w:val="397"/>
        </w:trPr>
        <w:tc>
          <w:tcPr>
            <w:tcW w:w="4820" w:type="dxa"/>
          </w:tcPr>
          <w:p w14:paraId="44C927C1" w14:textId="6635007C" w:rsidR="00E9079C" w:rsidRDefault="00E9079C" w:rsidP="008324CD">
            <w:r>
              <w:t>Stilling:</w:t>
            </w:r>
            <w:r w:rsidR="00BB569C">
              <w:t xml:space="preserve"> </w:t>
            </w:r>
          </w:p>
        </w:tc>
        <w:tc>
          <w:tcPr>
            <w:tcW w:w="4242" w:type="dxa"/>
          </w:tcPr>
          <w:p w14:paraId="7406F765" w14:textId="4E33556D" w:rsidR="00E9079C" w:rsidRDefault="00E9079C" w:rsidP="008324CD">
            <w:r>
              <w:t>Stilling:</w:t>
            </w:r>
            <w:r w:rsidR="00744183">
              <w:t xml:space="preserve"> </w:t>
            </w:r>
          </w:p>
        </w:tc>
      </w:tr>
      <w:tr w:rsidR="00E9079C" w14:paraId="57798BA2" w14:textId="77777777" w:rsidTr="00744183">
        <w:trPr>
          <w:trHeight w:val="397"/>
        </w:trPr>
        <w:tc>
          <w:tcPr>
            <w:tcW w:w="4820" w:type="dxa"/>
          </w:tcPr>
          <w:p w14:paraId="24DF730D" w14:textId="1A608B5C" w:rsidR="00E9079C" w:rsidRDefault="00E9079C" w:rsidP="008324CD">
            <w:r>
              <w:t>Telefon:</w:t>
            </w:r>
            <w:r w:rsidR="00174FE8">
              <w:t xml:space="preserve"> </w:t>
            </w:r>
          </w:p>
        </w:tc>
        <w:tc>
          <w:tcPr>
            <w:tcW w:w="4242" w:type="dxa"/>
          </w:tcPr>
          <w:p w14:paraId="2B4D81CE" w14:textId="0013626F" w:rsidR="00E9079C" w:rsidRDefault="00E9079C" w:rsidP="008324CD">
            <w:r>
              <w:t>Telefon:</w:t>
            </w:r>
            <w:r w:rsidR="00744183">
              <w:t xml:space="preserve"> </w:t>
            </w:r>
          </w:p>
        </w:tc>
      </w:tr>
      <w:tr w:rsidR="00E9079C" w14:paraId="482154E2" w14:textId="77777777" w:rsidTr="00744183">
        <w:trPr>
          <w:trHeight w:val="397"/>
        </w:trPr>
        <w:tc>
          <w:tcPr>
            <w:tcW w:w="4820" w:type="dxa"/>
          </w:tcPr>
          <w:p w14:paraId="6CEEB0D9" w14:textId="04CF1AFF" w:rsidR="00E9079C" w:rsidRDefault="00E9079C" w:rsidP="008324CD">
            <w:r>
              <w:t>E-post:</w:t>
            </w:r>
            <w:r w:rsidR="00174FE8">
              <w:t xml:space="preserve"> </w:t>
            </w:r>
          </w:p>
        </w:tc>
        <w:tc>
          <w:tcPr>
            <w:tcW w:w="4242" w:type="dxa"/>
          </w:tcPr>
          <w:p w14:paraId="1C035D5C" w14:textId="29F0F5CB" w:rsidR="00E9079C" w:rsidRDefault="00E9079C" w:rsidP="008324CD">
            <w:r>
              <w:t>E-post:</w:t>
            </w:r>
            <w:r w:rsidR="00744183">
              <w:t xml:space="preserve"> </w:t>
            </w:r>
          </w:p>
        </w:tc>
      </w:tr>
    </w:tbl>
    <w:p w14:paraId="37CBA9F2" w14:textId="77777777" w:rsidR="00A54943" w:rsidRPr="00A54943" w:rsidRDefault="00A54943" w:rsidP="00A54943"/>
    <w:p w14:paraId="3617831B" w14:textId="77777777" w:rsidR="00A65EBD" w:rsidRDefault="00A65EBD">
      <w:pPr>
        <w:spacing w:after="160" w:line="259" w:lineRule="auto"/>
        <w:rPr>
          <w:rFonts w:cstheme="minorHAnsi"/>
          <w:b/>
          <w:caps/>
          <w:kern w:val="28"/>
          <w:sz w:val="28"/>
        </w:rPr>
      </w:pPr>
      <w:r>
        <w:rPr>
          <w:rFonts w:cstheme="minorHAnsi"/>
        </w:rPr>
        <w:br w:type="page"/>
      </w:r>
    </w:p>
    <w:p w14:paraId="190AB32B" w14:textId="72365022" w:rsidR="008D3F48" w:rsidRPr="00A9752F" w:rsidRDefault="004D20F2" w:rsidP="00A9752F">
      <w:pPr>
        <w:pStyle w:val="Heading1"/>
        <w:ind w:left="360"/>
      </w:pPr>
      <w:bookmarkStart w:id="179" w:name="_Toc192247788"/>
      <w:r w:rsidRPr="00A9752F">
        <w:t>Endringer til Databehandleravtalen</w:t>
      </w:r>
      <w:r w:rsidR="006851A9" w:rsidRPr="00A9752F">
        <w:t xml:space="preserve">s standardtekst og endringer </w:t>
      </w:r>
      <w:r w:rsidRPr="00A9752F">
        <w:t>etter avtaleinngåelse</w:t>
      </w:r>
      <w:r w:rsidR="006851A9" w:rsidRPr="00A9752F">
        <w:t>n</w:t>
      </w:r>
      <w:bookmarkEnd w:id="179"/>
    </w:p>
    <w:p w14:paraId="67C26DB7" w14:textId="28F7E743" w:rsidR="008D3F48" w:rsidRDefault="008D3F48" w:rsidP="001B0243"/>
    <w:p w14:paraId="47D0FE6E" w14:textId="37A75278" w:rsidR="003866D2" w:rsidRDefault="003866D2" w:rsidP="00F42C8A"/>
    <w:p w14:paraId="2913880F" w14:textId="6D575F58" w:rsidR="00A9752F" w:rsidRPr="00A9752F" w:rsidRDefault="00A9752F" w:rsidP="00A9752F"/>
    <w:p w14:paraId="4BF1A024" w14:textId="0F995195" w:rsidR="00A9752F" w:rsidRDefault="00A9752F" w:rsidP="00A9752F"/>
    <w:p w14:paraId="07DB8611" w14:textId="0BB2F1DA" w:rsidR="00A9752F" w:rsidRPr="00A9752F" w:rsidRDefault="00A9752F" w:rsidP="00A9752F">
      <w:pPr>
        <w:tabs>
          <w:tab w:val="left" w:pos="2970"/>
        </w:tabs>
      </w:pPr>
      <w:r>
        <w:tab/>
      </w:r>
    </w:p>
    <w:sectPr w:rsidR="00A9752F" w:rsidRPr="00A9752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4EBD0" w14:textId="77777777" w:rsidR="007A45F6" w:rsidRDefault="007A45F6" w:rsidP="00CD70F3">
      <w:r>
        <w:separator/>
      </w:r>
    </w:p>
  </w:endnote>
  <w:endnote w:type="continuationSeparator" w:id="0">
    <w:p w14:paraId="0C297A45" w14:textId="77777777" w:rsidR="007A45F6" w:rsidRDefault="007A45F6" w:rsidP="00CD70F3">
      <w:r>
        <w:continuationSeparator/>
      </w:r>
    </w:p>
  </w:endnote>
  <w:endnote w:type="continuationNotice" w:id="1">
    <w:p w14:paraId="0E9F3DAE" w14:textId="77777777" w:rsidR="007A45F6" w:rsidRDefault="007A45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3B942" w14:textId="77777777" w:rsidR="008C643C" w:rsidRDefault="008C64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A0F9D" w14:textId="1276E987" w:rsidR="008C643C" w:rsidRDefault="002653C7">
    <w:pPr>
      <w:pStyle w:val="Footer"/>
    </w:pPr>
    <w:r>
      <w:t>Versjon 01.2020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E600B" w14:textId="77777777" w:rsidR="008C643C" w:rsidRDefault="008C64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0089A" w14:textId="77777777" w:rsidR="007A45F6" w:rsidRDefault="007A45F6" w:rsidP="00CD70F3">
      <w:r>
        <w:separator/>
      </w:r>
    </w:p>
  </w:footnote>
  <w:footnote w:type="continuationSeparator" w:id="0">
    <w:p w14:paraId="3DC24B5F" w14:textId="77777777" w:rsidR="007A45F6" w:rsidRDefault="007A45F6" w:rsidP="00CD70F3">
      <w:r>
        <w:continuationSeparator/>
      </w:r>
    </w:p>
  </w:footnote>
  <w:footnote w:type="continuationNotice" w:id="1">
    <w:p w14:paraId="5C8BB617" w14:textId="77777777" w:rsidR="007A45F6" w:rsidRDefault="007A45F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AA470" w14:textId="77777777" w:rsidR="008C643C" w:rsidRDefault="008C64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0FD50" w14:textId="5149F50D" w:rsidR="0002403C" w:rsidRDefault="0002403C">
    <w:pPr>
      <w:pStyle w:val="Header"/>
    </w:pPr>
    <w:r>
      <w:t>Bilag A, B, C, og D til Databehandleravtalen</w:t>
    </w:r>
  </w:p>
  <w:p w14:paraId="5692CBAA" w14:textId="77777777" w:rsidR="0002403C" w:rsidRDefault="000240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FDC5A" w14:textId="77777777" w:rsidR="008C643C" w:rsidRDefault="008C64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1550FC42"/>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4CDA9C14"/>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00BE287A"/>
    <w:multiLevelType w:val="hybridMultilevel"/>
    <w:tmpl w:val="31DC1A42"/>
    <w:lvl w:ilvl="0" w:tplc="04060001">
      <w:start w:val="1"/>
      <w:numFmt w:val="bullet"/>
      <w:lvlText w:val=""/>
      <w:lvlJc w:val="left"/>
      <w:pPr>
        <w:ind w:left="783" w:hanging="360"/>
      </w:pPr>
      <w:rPr>
        <w:rFonts w:ascii="Symbol" w:hAnsi="Symbol" w:hint="default"/>
      </w:rPr>
    </w:lvl>
    <w:lvl w:ilvl="1" w:tplc="04060003" w:tentative="1">
      <w:start w:val="1"/>
      <w:numFmt w:val="bullet"/>
      <w:lvlText w:val="o"/>
      <w:lvlJc w:val="left"/>
      <w:pPr>
        <w:ind w:left="1503" w:hanging="360"/>
      </w:pPr>
      <w:rPr>
        <w:rFonts w:ascii="Courier New" w:hAnsi="Courier New" w:cs="Courier New" w:hint="default"/>
      </w:rPr>
    </w:lvl>
    <w:lvl w:ilvl="2" w:tplc="04060005" w:tentative="1">
      <w:start w:val="1"/>
      <w:numFmt w:val="bullet"/>
      <w:lvlText w:val=""/>
      <w:lvlJc w:val="left"/>
      <w:pPr>
        <w:ind w:left="2223" w:hanging="360"/>
      </w:pPr>
      <w:rPr>
        <w:rFonts w:ascii="Wingdings" w:hAnsi="Wingdings" w:hint="default"/>
      </w:rPr>
    </w:lvl>
    <w:lvl w:ilvl="3" w:tplc="04060001" w:tentative="1">
      <w:start w:val="1"/>
      <w:numFmt w:val="bullet"/>
      <w:lvlText w:val=""/>
      <w:lvlJc w:val="left"/>
      <w:pPr>
        <w:ind w:left="2943" w:hanging="360"/>
      </w:pPr>
      <w:rPr>
        <w:rFonts w:ascii="Symbol" w:hAnsi="Symbol" w:hint="default"/>
      </w:rPr>
    </w:lvl>
    <w:lvl w:ilvl="4" w:tplc="04060003" w:tentative="1">
      <w:start w:val="1"/>
      <w:numFmt w:val="bullet"/>
      <w:lvlText w:val="o"/>
      <w:lvlJc w:val="left"/>
      <w:pPr>
        <w:ind w:left="3663" w:hanging="360"/>
      </w:pPr>
      <w:rPr>
        <w:rFonts w:ascii="Courier New" w:hAnsi="Courier New" w:cs="Courier New" w:hint="default"/>
      </w:rPr>
    </w:lvl>
    <w:lvl w:ilvl="5" w:tplc="04060005" w:tentative="1">
      <w:start w:val="1"/>
      <w:numFmt w:val="bullet"/>
      <w:lvlText w:val=""/>
      <w:lvlJc w:val="left"/>
      <w:pPr>
        <w:ind w:left="4383" w:hanging="360"/>
      </w:pPr>
      <w:rPr>
        <w:rFonts w:ascii="Wingdings" w:hAnsi="Wingdings" w:hint="default"/>
      </w:rPr>
    </w:lvl>
    <w:lvl w:ilvl="6" w:tplc="04060001" w:tentative="1">
      <w:start w:val="1"/>
      <w:numFmt w:val="bullet"/>
      <w:lvlText w:val=""/>
      <w:lvlJc w:val="left"/>
      <w:pPr>
        <w:ind w:left="5103" w:hanging="360"/>
      </w:pPr>
      <w:rPr>
        <w:rFonts w:ascii="Symbol" w:hAnsi="Symbol" w:hint="default"/>
      </w:rPr>
    </w:lvl>
    <w:lvl w:ilvl="7" w:tplc="04060003" w:tentative="1">
      <w:start w:val="1"/>
      <w:numFmt w:val="bullet"/>
      <w:lvlText w:val="o"/>
      <w:lvlJc w:val="left"/>
      <w:pPr>
        <w:ind w:left="5823" w:hanging="360"/>
      </w:pPr>
      <w:rPr>
        <w:rFonts w:ascii="Courier New" w:hAnsi="Courier New" w:cs="Courier New" w:hint="default"/>
      </w:rPr>
    </w:lvl>
    <w:lvl w:ilvl="8" w:tplc="04060005" w:tentative="1">
      <w:start w:val="1"/>
      <w:numFmt w:val="bullet"/>
      <w:lvlText w:val=""/>
      <w:lvlJc w:val="left"/>
      <w:pPr>
        <w:ind w:left="6543" w:hanging="360"/>
      </w:pPr>
      <w:rPr>
        <w:rFonts w:ascii="Wingdings" w:hAnsi="Wingdings" w:hint="default"/>
      </w:rPr>
    </w:lvl>
  </w:abstractNum>
  <w:abstractNum w:abstractNumId="3" w15:restartNumberingAfterBreak="0">
    <w:nsid w:val="01333A5F"/>
    <w:multiLevelType w:val="hybridMultilevel"/>
    <w:tmpl w:val="FD646A8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0E57541D"/>
    <w:multiLevelType w:val="hybridMultilevel"/>
    <w:tmpl w:val="3AC2AF0A"/>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 w15:restartNumberingAfterBreak="0">
    <w:nsid w:val="0FE75153"/>
    <w:multiLevelType w:val="hybridMultilevel"/>
    <w:tmpl w:val="62B89A6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 w15:restartNumberingAfterBreak="0">
    <w:nsid w:val="11F62B95"/>
    <w:multiLevelType w:val="hybridMultilevel"/>
    <w:tmpl w:val="7D42E7C2"/>
    <w:lvl w:ilvl="0" w:tplc="04060001">
      <w:start w:val="1"/>
      <w:numFmt w:val="bullet"/>
      <w:lvlText w:val=""/>
      <w:lvlJc w:val="left"/>
      <w:pPr>
        <w:ind w:left="770" w:hanging="360"/>
      </w:pPr>
      <w:rPr>
        <w:rFonts w:ascii="Symbol" w:hAnsi="Symbol" w:hint="default"/>
      </w:rPr>
    </w:lvl>
    <w:lvl w:ilvl="1" w:tplc="04060003" w:tentative="1">
      <w:start w:val="1"/>
      <w:numFmt w:val="bullet"/>
      <w:lvlText w:val="o"/>
      <w:lvlJc w:val="left"/>
      <w:pPr>
        <w:ind w:left="1490" w:hanging="360"/>
      </w:pPr>
      <w:rPr>
        <w:rFonts w:ascii="Courier New" w:hAnsi="Courier New" w:cs="Courier New" w:hint="default"/>
      </w:rPr>
    </w:lvl>
    <w:lvl w:ilvl="2" w:tplc="04060005" w:tentative="1">
      <w:start w:val="1"/>
      <w:numFmt w:val="bullet"/>
      <w:lvlText w:val=""/>
      <w:lvlJc w:val="left"/>
      <w:pPr>
        <w:ind w:left="2210" w:hanging="360"/>
      </w:pPr>
      <w:rPr>
        <w:rFonts w:ascii="Wingdings" w:hAnsi="Wingdings" w:hint="default"/>
      </w:rPr>
    </w:lvl>
    <w:lvl w:ilvl="3" w:tplc="04060001" w:tentative="1">
      <w:start w:val="1"/>
      <w:numFmt w:val="bullet"/>
      <w:lvlText w:val=""/>
      <w:lvlJc w:val="left"/>
      <w:pPr>
        <w:ind w:left="2930" w:hanging="360"/>
      </w:pPr>
      <w:rPr>
        <w:rFonts w:ascii="Symbol" w:hAnsi="Symbol" w:hint="default"/>
      </w:rPr>
    </w:lvl>
    <w:lvl w:ilvl="4" w:tplc="04060003" w:tentative="1">
      <w:start w:val="1"/>
      <w:numFmt w:val="bullet"/>
      <w:lvlText w:val="o"/>
      <w:lvlJc w:val="left"/>
      <w:pPr>
        <w:ind w:left="3650" w:hanging="360"/>
      </w:pPr>
      <w:rPr>
        <w:rFonts w:ascii="Courier New" w:hAnsi="Courier New" w:cs="Courier New" w:hint="default"/>
      </w:rPr>
    </w:lvl>
    <w:lvl w:ilvl="5" w:tplc="04060005" w:tentative="1">
      <w:start w:val="1"/>
      <w:numFmt w:val="bullet"/>
      <w:lvlText w:val=""/>
      <w:lvlJc w:val="left"/>
      <w:pPr>
        <w:ind w:left="4370" w:hanging="360"/>
      </w:pPr>
      <w:rPr>
        <w:rFonts w:ascii="Wingdings" w:hAnsi="Wingdings" w:hint="default"/>
      </w:rPr>
    </w:lvl>
    <w:lvl w:ilvl="6" w:tplc="04060001" w:tentative="1">
      <w:start w:val="1"/>
      <w:numFmt w:val="bullet"/>
      <w:lvlText w:val=""/>
      <w:lvlJc w:val="left"/>
      <w:pPr>
        <w:ind w:left="5090" w:hanging="360"/>
      </w:pPr>
      <w:rPr>
        <w:rFonts w:ascii="Symbol" w:hAnsi="Symbol" w:hint="default"/>
      </w:rPr>
    </w:lvl>
    <w:lvl w:ilvl="7" w:tplc="04060003" w:tentative="1">
      <w:start w:val="1"/>
      <w:numFmt w:val="bullet"/>
      <w:lvlText w:val="o"/>
      <w:lvlJc w:val="left"/>
      <w:pPr>
        <w:ind w:left="5810" w:hanging="360"/>
      </w:pPr>
      <w:rPr>
        <w:rFonts w:ascii="Courier New" w:hAnsi="Courier New" w:cs="Courier New" w:hint="default"/>
      </w:rPr>
    </w:lvl>
    <w:lvl w:ilvl="8" w:tplc="04060005" w:tentative="1">
      <w:start w:val="1"/>
      <w:numFmt w:val="bullet"/>
      <w:lvlText w:val=""/>
      <w:lvlJc w:val="left"/>
      <w:pPr>
        <w:ind w:left="6530" w:hanging="360"/>
      </w:pPr>
      <w:rPr>
        <w:rFonts w:ascii="Wingdings" w:hAnsi="Wingdings" w:hint="default"/>
      </w:rPr>
    </w:lvl>
  </w:abstractNum>
  <w:abstractNum w:abstractNumId="7" w15:restartNumberingAfterBreak="0">
    <w:nsid w:val="15F4623A"/>
    <w:multiLevelType w:val="hybridMultilevel"/>
    <w:tmpl w:val="2AAA4472"/>
    <w:name w:val="Abekat232222222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15:restartNumberingAfterBreak="0">
    <w:nsid w:val="17AE1996"/>
    <w:multiLevelType w:val="hybridMultilevel"/>
    <w:tmpl w:val="76A0551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9" w15:restartNumberingAfterBreak="0">
    <w:nsid w:val="1D4F1CBA"/>
    <w:multiLevelType w:val="hybridMultilevel"/>
    <w:tmpl w:val="AF6090C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0" w15:restartNumberingAfterBreak="0">
    <w:nsid w:val="234C4974"/>
    <w:multiLevelType w:val="hybridMultilevel"/>
    <w:tmpl w:val="79FAE31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23D67A76"/>
    <w:multiLevelType w:val="multilevel"/>
    <w:tmpl w:val="77A430F6"/>
    <w:lvl w:ilvl="0">
      <w:start w:val="1"/>
      <w:numFmt w:val="upperLetter"/>
      <w:lvlText w:val="Bilag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2C446E1D"/>
    <w:multiLevelType w:val="hybridMultilevel"/>
    <w:tmpl w:val="447EEBAE"/>
    <w:lvl w:ilvl="0" w:tplc="04140011">
      <w:start w:val="1"/>
      <w:numFmt w:val="decimal"/>
      <w:lvlText w:val="%1)"/>
      <w:lvlJc w:val="left"/>
      <w:pPr>
        <w:ind w:left="360" w:hanging="360"/>
      </w:pPr>
    </w:lvl>
    <w:lvl w:ilvl="1" w:tplc="04140019">
      <w:start w:val="1"/>
      <w:numFmt w:val="lowerLetter"/>
      <w:lvlText w:val="%2."/>
      <w:lvlJc w:val="left"/>
      <w:pPr>
        <w:ind w:left="1080" w:hanging="360"/>
      </w:p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13" w15:restartNumberingAfterBreak="0">
    <w:nsid w:val="31070B8F"/>
    <w:multiLevelType w:val="hybridMultilevel"/>
    <w:tmpl w:val="578C05A4"/>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4" w15:restartNumberingAfterBreak="0">
    <w:nsid w:val="46E16CAF"/>
    <w:multiLevelType w:val="hybridMultilevel"/>
    <w:tmpl w:val="B1F0E5A8"/>
    <w:name w:val="Abekat23"/>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4A2D5E25"/>
    <w:multiLevelType w:val="hybridMultilevel"/>
    <w:tmpl w:val="FAC4C232"/>
    <w:lvl w:ilvl="0" w:tplc="04140001">
      <w:start w:val="1"/>
      <w:numFmt w:val="bullet"/>
      <w:lvlText w:val=""/>
      <w:lvlJc w:val="left"/>
      <w:pPr>
        <w:ind w:left="1068" w:hanging="360"/>
      </w:pPr>
      <w:rPr>
        <w:rFonts w:ascii="Symbol" w:hAnsi="Symbol" w:hint="default"/>
      </w:rPr>
    </w:lvl>
    <w:lvl w:ilvl="1" w:tplc="04140003">
      <w:start w:val="1"/>
      <w:numFmt w:val="bullet"/>
      <w:lvlText w:val="o"/>
      <w:lvlJc w:val="left"/>
      <w:pPr>
        <w:ind w:left="1788" w:hanging="360"/>
      </w:pPr>
      <w:rPr>
        <w:rFonts w:ascii="Courier New" w:hAnsi="Courier New" w:cs="Courier New" w:hint="default"/>
      </w:rPr>
    </w:lvl>
    <w:lvl w:ilvl="2" w:tplc="04140005">
      <w:start w:val="1"/>
      <w:numFmt w:val="bullet"/>
      <w:lvlText w:val=""/>
      <w:lvlJc w:val="left"/>
      <w:pPr>
        <w:ind w:left="2508" w:hanging="360"/>
      </w:pPr>
      <w:rPr>
        <w:rFonts w:ascii="Wingdings" w:hAnsi="Wingdings" w:hint="default"/>
      </w:rPr>
    </w:lvl>
    <w:lvl w:ilvl="3" w:tplc="04140001">
      <w:start w:val="1"/>
      <w:numFmt w:val="bullet"/>
      <w:lvlText w:val=""/>
      <w:lvlJc w:val="left"/>
      <w:pPr>
        <w:ind w:left="3228" w:hanging="360"/>
      </w:pPr>
      <w:rPr>
        <w:rFonts w:ascii="Symbol" w:hAnsi="Symbol" w:hint="default"/>
      </w:rPr>
    </w:lvl>
    <w:lvl w:ilvl="4" w:tplc="04140003">
      <w:start w:val="1"/>
      <w:numFmt w:val="bullet"/>
      <w:lvlText w:val="o"/>
      <w:lvlJc w:val="left"/>
      <w:pPr>
        <w:ind w:left="3948" w:hanging="360"/>
      </w:pPr>
      <w:rPr>
        <w:rFonts w:ascii="Courier New" w:hAnsi="Courier New" w:cs="Courier New" w:hint="default"/>
      </w:rPr>
    </w:lvl>
    <w:lvl w:ilvl="5" w:tplc="04140005">
      <w:start w:val="1"/>
      <w:numFmt w:val="bullet"/>
      <w:lvlText w:val=""/>
      <w:lvlJc w:val="left"/>
      <w:pPr>
        <w:ind w:left="4668" w:hanging="360"/>
      </w:pPr>
      <w:rPr>
        <w:rFonts w:ascii="Wingdings" w:hAnsi="Wingdings" w:hint="default"/>
      </w:rPr>
    </w:lvl>
    <w:lvl w:ilvl="6" w:tplc="04140001">
      <w:start w:val="1"/>
      <w:numFmt w:val="bullet"/>
      <w:lvlText w:val=""/>
      <w:lvlJc w:val="left"/>
      <w:pPr>
        <w:ind w:left="5388" w:hanging="360"/>
      </w:pPr>
      <w:rPr>
        <w:rFonts w:ascii="Symbol" w:hAnsi="Symbol" w:hint="default"/>
      </w:rPr>
    </w:lvl>
    <w:lvl w:ilvl="7" w:tplc="04140003">
      <w:start w:val="1"/>
      <w:numFmt w:val="bullet"/>
      <w:lvlText w:val="o"/>
      <w:lvlJc w:val="left"/>
      <w:pPr>
        <w:ind w:left="6108" w:hanging="360"/>
      </w:pPr>
      <w:rPr>
        <w:rFonts w:ascii="Courier New" w:hAnsi="Courier New" w:cs="Courier New" w:hint="default"/>
      </w:rPr>
    </w:lvl>
    <w:lvl w:ilvl="8" w:tplc="04140005">
      <w:start w:val="1"/>
      <w:numFmt w:val="bullet"/>
      <w:lvlText w:val=""/>
      <w:lvlJc w:val="left"/>
      <w:pPr>
        <w:ind w:left="6828" w:hanging="360"/>
      </w:pPr>
      <w:rPr>
        <w:rFonts w:ascii="Wingdings" w:hAnsi="Wingdings" w:hint="default"/>
      </w:rPr>
    </w:lvl>
  </w:abstractNum>
  <w:abstractNum w:abstractNumId="16" w15:restartNumberingAfterBreak="0">
    <w:nsid w:val="502B5496"/>
    <w:multiLevelType w:val="hybridMultilevel"/>
    <w:tmpl w:val="6E2CF4E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7" w15:restartNumberingAfterBreak="0">
    <w:nsid w:val="56937CD8"/>
    <w:multiLevelType w:val="hybridMultilevel"/>
    <w:tmpl w:val="867010B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8" w15:restartNumberingAfterBreak="0">
    <w:nsid w:val="58987F3A"/>
    <w:multiLevelType w:val="multilevel"/>
    <w:tmpl w:val="2774F9C6"/>
    <w:lvl w:ilvl="0">
      <w:start w:val="1"/>
      <w:numFmt w:val="upperLetter"/>
      <w:pStyle w:val="Heading1"/>
      <w:lvlText w:val="%1."/>
      <w:lvlJc w:val="left"/>
      <w:pPr>
        <w:ind w:left="2769" w:hanging="360"/>
      </w:pPr>
      <w:rPr>
        <w:rFonts w:hint="default"/>
      </w:rPr>
    </w:lvl>
    <w:lvl w:ilvl="1">
      <w:start w:val="1"/>
      <w:numFmt w:val="decimal"/>
      <w:pStyle w:val="Heading2"/>
      <w:lvlText w:val="%1.%2"/>
      <w:lvlJc w:val="left"/>
      <w:pPr>
        <w:tabs>
          <w:tab w:val="num" w:pos="-1"/>
        </w:tabs>
        <w:ind w:left="-1" w:hanging="850"/>
      </w:pPr>
      <w:rPr>
        <w:rFonts w:ascii="Calibri Light" w:hAnsi="Calibri Light" w:hint="default"/>
        <w:b w:val="0"/>
        <w:i w:val="0"/>
        <w:color w:val="auto"/>
        <w:sz w:val="24"/>
      </w:rPr>
    </w:lvl>
    <w:lvl w:ilvl="2">
      <w:start w:val="1"/>
      <w:numFmt w:val="decimal"/>
      <w:pStyle w:val="Heading3"/>
      <w:lvlText w:val="%1.%2.%3"/>
      <w:lvlJc w:val="left"/>
      <w:pPr>
        <w:tabs>
          <w:tab w:val="num" w:pos="-1"/>
        </w:tabs>
        <w:ind w:left="-1" w:hanging="850"/>
      </w:pPr>
      <w:rPr>
        <w:rFonts w:hint="default"/>
      </w:rPr>
    </w:lvl>
    <w:lvl w:ilvl="3">
      <w:start w:val="1"/>
      <w:numFmt w:val="decimal"/>
      <w:pStyle w:val="Heading4"/>
      <w:lvlText w:val="%1.%2.%3.%4"/>
      <w:lvlJc w:val="left"/>
      <w:pPr>
        <w:tabs>
          <w:tab w:val="num" w:pos="5539"/>
        </w:tabs>
        <w:ind w:left="5539" w:hanging="862"/>
      </w:pPr>
      <w:rPr>
        <w:rFonts w:hint="default"/>
      </w:rPr>
    </w:lvl>
    <w:lvl w:ilvl="4">
      <w:start w:val="1"/>
      <w:numFmt w:val="decimal"/>
      <w:pStyle w:val="Heading5"/>
      <w:lvlText w:val="%1.%2.%3.%4.%5"/>
      <w:lvlJc w:val="left"/>
      <w:pPr>
        <w:tabs>
          <w:tab w:val="num" w:pos="158"/>
        </w:tabs>
        <w:ind w:left="158" w:hanging="1009"/>
      </w:pPr>
      <w:rPr>
        <w:rFonts w:hint="default"/>
      </w:rPr>
    </w:lvl>
    <w:lvl w:ilvl="5">
      <w:start w:val="1"/>
      <w:numFmt w:val="decimal"/>
      <w:pStyle w:val="Heading6"/>
      <w:lvlText w:val="%1.%2.%3.%4.%5.%6"/>
      <w:lvlJc w:val="left"/>
      <w:pPr>
        <w:tabs>
          <w:tab w:val="num" w:pos="300"/>
        </w:tabs>
        <w:ind w:left="300" w:hanging="1151"/>
      </w:pPr>
      <w:rPr>
        <w:rFonts w:hint="default"/>
      </w:rPr>
    </w:lvl>
    <w:lvl w:ilvl="6">
      <w:start w:val="1"/>
      <w:numFmt w:val="decimal"/>
      <w:pStyle w:val="Heading7"/>
      <w:lvlText w:val="%1.%2.%3.%4.%5.%6.%7"/>
      <w:lvlJc w:val="left"/>
      <w:pPr>
        <w:tabs>
          <w:tab w:val="num" w:pos="447"/>
        </w:tabs>
        <w:ind w:left="447" w:hanging="1298"/>
      </w:pPr>
      <w:rPr>
        <w:rFonts w:hint="default"/>
      </w:rPr>
    </w:lvl>
    <w:lvl w:ilvl="7">
      <w:start w:val="1"/>
      <w:numFmt w:val="decimal"/>
      <w:pStyle w:val="Heading8"/>
      <w:lvlText w:val="%1.%2.%3.%4.%5.%6.%7.%8"/>
      <w:lvlJc w:val="left"/>
      <w:pPr>
        <w:tabs>
          <w:tab w:val="num" w:pos="589"/>
        </w:tabs>
        <w:ind w:left="589" w:hanging="1440"/>
      </w:pPr>
      <w:rPr>
        <w:rFonts w:hint="default"/>
      </w:rPr>
    </w:lvl>
    <w:lvl w:ilvl="8">
      <w:start w:val="1"/>
      <w:numFmt w:val="decimal"/>
      <w:pStyle w:val="Heading9"/>
      <w:lvlText w:val="%1.%2.%3.%4.%5.%6.%7.%8.%9"/>
      <w:lvlJc w:val="left"/>
      <w:pPr>
        <w:tabs>
          <w:tab w:val="num" w:pos="731"/>
        </w:tabs>
        <w:ind w:left="731" w:hanging="1582"/>
      </w:pPr>
      <w:rPr>
        <w:rFonts w:hint="default"/>
      </w:rPr>
    </w:lvl>
  </w:abstractNum>
  <w:abstractNum w:abstractNumId="19" w15:restartNumberingAfterBreak="0">
    <w:nsid w:val="60FD23F1"/>
    <w:multiLevelType w:val="hybridMultilevel"/>
    <w:tmpl w:val="271CAA9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0" w15:restartNumberingAfterBreak="0">
    <w:nsid w:val="62522B59"/>
    <w:multiLevelType w:val="hybridMultilevel"/>
    <w:tmpl w:val="567C3C1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1" w15:restartNumberingAfterBreak="0">
    <w:nsid w:val="649D36F7"/>
    <w:multiLevelType w:val="multilevel"/>
    <w:tmpl w:val="BA9EE82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6BDB7128"/>
    <w:multiLevelType w:val="hybridMultilevel"/>
    <w:tmpl w:val="AB240F16"/>
    <w:lvl w:ilvl="0" w:tplc="0414001B">
      <w:start w:val="1"/>
      <w:numFmt w:val="lowerRoman"/>
      <w:lvlText w:val="%1."/>
      <w:lvlJc w:val="righ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3" w15:restartNumberingAfterBreak="0">
    <w:nsid w:val="70195012"/>
    <w:multiLevelType w:val="hybridMultilevel"/>
    <w:tmpl w:val="0B702ADC"/>
    <w:lvl w:ilvl="0" w:tplc="04140001">
      <w:start w:val="1"/>
      <w:numFmt w:val="bullet"/>
      <w:lvlText w:val=""/>
      <w:lvlJc w:val="left"/>
      <w:pPr>
        <w:ind w:left="1428" w:hanging="360"/>
      </w:pPr>
      <w:rPr>
        <w:rFonts w:ascii="Symbol" w:hAnsi="Symbol" w:hint="default"/>
      </w:rPr>
    </w:lvl>
    <w:lvl w:ilvl="1" w:tplc="04140003" w:tentative="1">
      <w:start w:val="1"/>
      <w:numFmt w:val="bullet"/>
      <w:lvlText w:val="o"/>
      <w:lvlJc w:val="left"/>
      <w:pPr>
        <w:ind w:left="2148" w:hanging="360"/>
      </w:pPr>
      <w:rPr>
        <w:rFonts w:ascii="Courier New" w:hAnsi="Courier New" w:cs="Courier New" w:hint="default"/>
      </w:rPr>
    </w:lvl>
    <w:lvl w:ilvl="2" w:tplc="04140005" w:tentative="1">
      <w:start w:val="1"/>
      <w:numFmt w:val="bullet"/>
      <w:lvlText w:val=""/>
      <w:lvlJc w:val="left"/>
      <w:pPr>
        <w:ind w:left="2868" w:hanging="360"/>
      </w:pPr>
      <w:rPr>
        <w:rFonts w:ascii="Wingdings" w:hAnsi="Wingdings" w:hint="default"/>
      </w:rPr>
    </w:lvl>
    <w:lvl w:ilvl="3" w:tplc="04140001" w:tentative="1">
      <w:start w:val="1"/>
      <w:numFmt w:val="bullet"/>
      <w:lvlText w:val=""/>
      <w:lvlJc w:val="left"/>
      <w:pPr>
        <w:ind w:left="3588" w:hanging="360"/>
      </w:pPr>
      <w:rPr>
        <w:rFonts w:ascii="Symbol" w:hAnsi="Symbol" w:hint="default"/>
      </w:rPr>
    </w:lvl>
    <w:lvl w:ilvl="4" w:tplc="04140003" w:tentative="1">
      <w:start w:val="1"/>
      <w:numFmt w:val="bullet"/>
      <w:lvlText w:val="o"/>
      <w:lvlJc w:val="left"/>
      <w:pPr>
        <w:ind w:left="4308" w:hanging="360"/>
      </w:pPr>
      <w:rPr>
        <w:rFonts w:ascii="Courier New" w:hAnsi="Courier New" w:cs="Courier New" w:hint="default"/>
      </w:rPr>
    </w:lvl>
    <w:lvl w:ilvl="5" w:tplc="04140005" w:tentative="1">
      <w:start w:val="1"/>
      <w:numFmt w:val="bullet"/>
      <w:lvlText w:val=""/>
      <w:lvlJc w:val="left"/>
      <w:pPr>
        <w:ind w:left="5028" w:hanging="360"/>
      </w:pPr>
      <w:rPr>
        <w:rFonts w:ascii="Wingdings" w:hAnsi="Wingdings" w:hint="default"/>
      </w:rPr>
    </w:lvl>
    <w:lvl w:ilvl="6" w:tplc="04140001" w:tentative="1">
      <w:start w:val="1"/>
      <w:numFmt w:val="bullet"/>
      <w:lvlText w:val=""/>
      <w:lvlJc w:val="left"/>
      <w:pPr>
        <w:ind w:left="5748" w:hanging="360"/>
      </w:pPr>
      <w:rPr>
        <w:rFonts w:ascii="Symbol" w:hAnsi="Symbol" w:hint="default"/>
      </w:rPr>
    </w:lvl>
    <w:lvl w:ilvl="7" w:tplc="04140003" w:tentative="1">
      <w:start w:val="1"/>
      <w:numFmt w:val="bullet"/>
      <w:lvlText w:val="o"/>
      <w:lvlJc w:val="left"/>
      <w:pPr>
        <w:ind w:left="6468" w:hanging="360"/>
      </w:pPr>
      <w:rPr>
        <w:rFonts w:ascii="Courier New" w:hAnsi="Courier New" w:cs="Courier New" w:hint="default"/>
      </w:rPr>
    </w:lvl>
    <w:lvl w:ilvl="8" w:tplc="04140005" w:tentative="1">
      <w:start w:val="1"/>
      <w:numFmt w:val="bullet"/>
      <w:lvlText w:val=""/>
      <w:lvlJc w:val="left"/>
      <w:pPr>
        <w:ind w:left="7188" w:hanging="360"/>
      </w:pPr>
      <w:rPr>
        <w:rFonts w:ascii="Wingdings" w:hAnsi="Wingdings" w:hint="default"/>
      </w:rPr>
    </w:lvl>
  </w:abstractNum>
  <w:abstractNum w:abstractNumId="24" w15:restartNumberingAfterBreak="0">
    <w:nsid w:val="701F2EE3"/>
    <w:multiLevelType w:val="hybridMultilevel"/>
    <w:tmpl w:val="C9926BFE"/>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5" w15:restartNumberingAfterBreak="0">
    <w:nsid w:val="78496A32"/>
    <w:multiLevelType w:val="hybridMultilevel"/>
    <w:tmpl w:val="8F2E63D4"/>
    <w:lvl w:ilvl="0" w:tplc="04140001">
      <w:start w:val="1"/>
      <w:numFmt w:val="bullet"/>
      <w:lvlText w:val=""/>
      <w:lvlJc w:val="left"/>
      <w:pPr>
        <w:ind w:left="780" w:hanging="360"/>
      </w:pPr>
      <w:rPr>
        <w:rFonts w:ascii="Symbol" w:hAnsi="Symbol" w:hint="default"/>
      </w:rPr>
    </w:lvl>
    <w:lvl w:ilvl="1" w:tplc="04140003" w:tentative="1">
      <w:start w:val="1"/>
      <w:numFmt w:val="bullet"/>
      <w:lvlText w:val="o"/>
      <w:lvlJc w:val="left"/>
      <w:pPr>
        <w:ind w:left="1500" w:hanging="360"/>
      </w:pPr>
      <w:rPr>
        <w:rFonts w:ascii="Courier New" w:hAnsi="Courier New" w:cs="Courier New" w:hint="default"/>
      </w:rPr>
    </w:lvl>
    <w:lvl w:ilvl="2" w:tplc="04140005" w:tentative="1">
      <w:start w:val="1"/>
      <w:numFmt w:val="bullet"/>
      <w:lvlText w:val=""/>
      <w:lvlJc w:val="left"/>
      <w:pPr>
        <w:ind w:left="2220" w:hanging="360"/>
      </w:pPr>
      <w:rPr>
        <w:rFonts w:ascii="Wingdings" w:hAnsi="Wingdings" w:hint="default"/>
      </w:rPr>
    </w:lvl>
    <w:lvl w:ilvl="3" w:tplc="04140001" w:tentative="1">
      <w:start w:val="1"/>
      <w:numFmt w:val="bullet"/>
      <w:lvlText w:val=""/>
      <w:lvlJc w:val="left"/>
      <w:pPr>
        <w:ind w:left="2940" w:hanging="360"/>
      </w:pPr>
      <w:rPr>
        <w:rFonts w:ascii="Symbol" w:hAnsi="Symbol" w:hint="default"/>
      </w:rPr>
    </w:lvl>
    <w:lvl w:ilvl="4" w:tplc="04140003" w:tentative="1">
      <w:start w:val="1"/>
      <w:numFmt w:val="bullet"/>
      <w:lvlText w:val="o"/>
      <w:lvlJc w:val="left"/>
      <w:pPr>
        <w:ind w:left="3660" w:hanging="360"/>
      </w:pPr>
      <w:rPr>
        <w:rFonts w:ascii="Courier New" w:hAnsi="Courier New" w:cs="Courier New" w:hint="default"/>
      </w:rPr>
    </w:lvl>
    <w:lvl w:ilvl="5" w:tplc="04140005" w:tentative="1">
      <w:start w:val="1"/>
      <w:numFmt w:val="bullet"/>
      <w:lvlText w:val=""/>
      <w:lvlJc w:val="left"/>
      <w:pPr>
        <w:ind w:left="4380" w:hanging="360"/>
      </w:pPr>
      <w:rPr>
        <w:rFonts w:ascii="Wingdings" w:hAnsi="Wingdings" w:hint="default"/>
      </w:rPr>
    </w:lvl>
    <w:lvl w:ilvl="6" w:tplc="04140001" w:tentative="1">
      <w:start w:val="1"/>
      <w:numFmt w:val="bullet"/>
      <w:lvlText w:val=""/>
      <w:lvlJc w:val="left"/>
      <w:pPr>
        <w:ind w:left="5100" w:hanging="360"/>
      </w:pPr>
      <w:rPr>
        <w:rFonts w:ascii="Symbol" w:hAnsi="Symbol" w:hint="default"/>
      </w:rPr>
    </w:lvl>
    <w:lvl w:ilvl="7" w:tplc="04140003" w:tentative="1">
      <w:start w:val="1"/>
      <w:numFmt w:val="bullet"/>
      <w:lvlText w:val="o"/>
      <w:lvlJc w:val="left"/>
      <w:pPr>
        <w:ind w:left="5820" w:hanging="360"/>
      </w:pPr>
      <w:rPr>
        <w:rFonts w:ascii="Courier New" w:hAnsi="Courier New" w:cs="Courier New" w:hint="default"/>
      </w:rPr>
    </w:lvl>
    <w:lvl w:ilvl="8" w:tplc="04140005" w:tentative="1">
      <w:start w:val="1"/>
      <w:numFmt w:val="bullet"/>
      <w:lvlText w:val=""/>
      <w:lvlJc w:val="left"/>
      <w:pPr>
        <w:ind w:left="6540" w:hanging="360"/>
      </w:pPr>
      <w:rPr>
        <w:rFonts w:ascii="Wingdings" w:hAnsi="Wingdings" w:hint="default"/>
      </w:rPr>
    </w:lvl>
  </w:abstractNum>
  <w:abstractNum w:abstractNumId="26" w15:restartNumberingAfterBreak="0">
    <w:nsid w:val="7A7C2ED9"/>
    <w:multiLevelType w:val="hybridMultilevel"/>
    <w:tmpl w:val="EC64447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7" w15:restartNumberingAfterBreak="0">
    <w:nsid w:val="7AD637DC"/>
    <w:multiLevelType w:val="hybridMultilevel"/>
    <w:tmpl w:val="7250DEBA"/>
    <w:lvl w:ilvl="0" w:tplc="04140001">
      <w:start w:val="1"/>
      <w:numFmt w:val="bullet"/>
      <w:lvlText w:val=""/>
      <w:lvlJc w:val="left"/>
      <w:pPr>
        <w:ind w:left="1068" w:hanging="360"/>
      </w:pPr>
      <w:rPr>
        <w:rFonts w:ascii="Symbol" w:hAnsi="Symbol" w:hint="default"/>
      </w:rPr>
    </w:lvl>
    <w:lvl w:ilvl="1" w:tplc="04140003">
      <w:start w:val="1"/>
      <w:numFmt w:val="bullet"/>
      <w:lvlText w:val="o"/>
      <w:lvlJc w:val="left"/>
      <w:pPr>
        <w:ind w:left="1788" w:hanging="360"/>
      </w:pPr>
      <w:rPr>
        <w:rFonts w:ascii="Courier New" w:hAnsi="Courier New" w:cs="Courier New" w:hint="default"/>
      </w:rPr>
    </w:lvl>
    <w:lvl w:ilvl="2" w:tplc="04140005">
      <w:start w:val="1"/>
      <w:numFmt w:val="bullet"/>
      <w:lvlText w:val=""/>
      <w:lvlJc w:val="left"/>
      <w:pPr>
        <w:ind w:left="2508" w:hanging="360"/>
      </w:pPr>
      <w:rPr>
        <w:rFonts w:ascii="Wingdings" w:hAnsi="Wingdings" w:hint="default"/>
      </w:rPr>
    </w:lvl>
    <w:lvl w:ilvl="3" w:tplc="04140001">
      <w:start w:val="1"/>
      <w:numFmt w:val="bullet"/>
      <w:lvlText w:val=""/>
      <w:lvlJc w:val="left"/>
      <w:pPr>
        <w:ind w:left="3228" w:hanging="360"/>
      </w:pPr>
      <w:rPr>
        <w:rFonts w:ascii="Symbol" w:hAnsi="Symbol" w:hint="default"/>
      </w:rPr>
    </w:lvl>
    <w:lvl w:ilvl="4" w:tplc="04140003">
      <w:start w:val="1"/>
      <w:numFmt w:val="bullet"/>
      <w:lvlText w:val="o"/>
      <w:lvlJc w:val="left"/>
      <w:pPr>
        <w:ind w:left="3948" w:hanging="360"/>
      </w:pPr>
      <w:rPr>
        <w:rFonts w:ascii="Courier New" w:hAnsi="Courier New" w:cs="Courier New" w:hint="default"/>
      </w:rPr>
    </w:lvl>
    <w:lvl w:ilvl="5" w:tplc="04140005">
      <w:start w:val="1"/>
      <w:numFmt w:val="bullet"/>
      <w:lvlText w:val=""/>
      <w:lvlJc w:val="left"/>
      <w:pPr>
        <w:ind w:left="4668" w:hanging="360"/>
      </w:pPr>
      <w:rPr>
        <w:rFonts w:ascii="Wingdings" w:hAnsi="Wingdings" w:hint="default"/>
      </w:rPr>
    </w:lvl>
    <w:lvl w:ilvl="6" w:tplc="04140001">
      <w:start w:val="1"/>
      <w:numFmt w:val="bullet"/>
      <w:lvlText w:val=""/>
      <w:lvlJc w:val="left"/>
      <w:pPr>
        <w:ind w:left="5388" w:hanging="360"/>
      </w:pPr>
      <w:rPr>
        <w:rFonts w:ascii="Symbol" w:hAnsi="Symbol" w:hint="default"/>
      </w:rPr>
    </w:lvl>
    <w:lvl w:ilvl="7" w:tplc="04140003">
      <w:start w:val="1"/>
      <w:numFmt w:val="bullet"/>
      <w:lvlText w:val="o"/>
      <w:lvlJc w:val="left"/>
      <w:pPr>
        <w:ind w:left="6108" w:hanging="360"/>
      </w:pPr>
      <w:rPr>
        <w:rFonts w:ascii="Courier New" w:hAnsi="Courier New" w:cs="Courier New" w:hint="default"/>
      </w:rPr>
    </w:lvl>
    <w:lvl w:ilvl="8" w:tplc="04140005">
      <w:start w:val="1"/>
      <w:numFmt w:val="bullet"/>
      <w:lvlText w:val=""/>
      <w:lvlJc w:val="left"/>
      <w:pPr>
        <w:ind w:left="6828" w:hanging="360"/>
      </w:pPr>
      <w:rPr>
        <w:rFonts w:ascii="Wingdings" w:hAnsi="Wingdings" w:hint="default"/>
      </w:rPr>
    </w:lvl>
  </w:abstractNum>
  <w:abstractNum w:abstractNumId="28" w15:restartNumberingAfterBreak="0">
    <w:nsid w:val="7E943978"/>
    <w:multiLevelType w:val="hybridMultilevel"/>
    <w:tmpl w:val="BE740E8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9" w15:restartNumberingAfterBreak="0">
    <w:nsid w:val="7F1D4833"/>
    <w:multiLevelType w:val="hybridMultilevel"/>
    <w:tmpl w:val="2A404E76"/>
    <w:lvl w:ilvl="0" w:tplc="04140005">
      <w:start w:val="1"/>
      <w:numFmt w:val="bullet"/>
      <w:lvlText w:val=""/>
      <w:lvlJc w:val="left"/>
      <w:pPr>
        <w:tabs>
          <w:tab w:val="num" w:pos="720"/>
        </w:tabs>
        <w:ind w:left="720" w:hanging="360"/>
      </w:pPr>
      <w:rPr>
        <w:rFonts w:ascii="Wingdings" w:hAnsi="Wingdings" w:hint="default"/>
      </w:rPr>
    </w:lvl>
    <w:lvl w:ilvl="1" w:tplc="04140003">
      <w:start w:val="1"/>
      <w:numFmt w:val="bullet"/>
      <w:lvlText w:val="o"/>
      <w:lvlJc w:val="left"/>
      <w:pPr>
        <w:tabs>
          <w:tab w:val="num" w:pos="1440"/>
        </w:tabs>
        <w:ind w:left="1440" w:hanging="360"/>
      </w:pPr>
      <w:rPr>
        <w:rFonts w:ascii="Courier New" w:hAnsi="Courier New" w:cs="Times New Roman" w:hint="default"/>
      </w:rPr>
    </w:lvl>
    <w:lvl w:ilvl="2" w:tplc="04140005">
      <w:start w:val="1"/>
      <w:numFmt w:val="bullet"/>
      <w:lvlText w:val=""/>
      <w:lvlJc w:val="left"/>
      <w:pPr>
        <w:tabs>
          <w:tab w:val="num" w:pos="2160"/>
        </w:tabs>
        <w:ind w:left="2160" w:hanging="360"/>
      </w:pPr>
      <w:rPr>
        <w:rFonts w:ascii="Wingdings" w:hAnsi="Wingdings" w:hint="default"/>
      </w:rPr>
    </w:lvl>
    <w:lvl w:ilvl="3" w:tplc="04140001">
      <w:start w:val="1"/>
      <w:numFmt w:val="bullet"/>
      <w:lvlText w:val=""/>
      <w:lvlJc w:val="left"/>
      <w:pPr>
        <w:tabs>
          <w:tab w:val="num" w:pos="2880"/>
        </w:tabs>
        <w:ind w:left="2880" w:hanging="360"/>
      </w:pPr>
      <w:rPr>
        <w:rFonts w:ascii="Symbol" w:hAnsi="Symbol" w:hint="default"/>
      </w:rPr>
    </w:lvl>
    <w:lvl w:ilvl="4" w:tplc="04140003">
      <w:start w:val="1"/>
      <w:numFmt w:val="bullet"/>
      <w:lvlText w:val="o"/>
      <w:lvlJc w:val="left"/>
      <w:pPr>
        <w:tabs>
          <w:tab w:val="num" w:pos="3600"/>
        </w:tabs>
        <w:ind w:left="3600" w:hanging="360"/>
      </w:pPr>
      <w:rPr>
        <w:rFonts w:ascii="Courier New" w:hAnsi="Courier New" w:cs="Times New Roman" w:hint="default"/>
      </w:rPr>
    </w:lvl>
    <w:lvl w:ilvl="5" w:tplc="04140005">
      <w:start w:val="1"/>
      <w:numFmt w:val="bullet"/>
      <w:lvlText w:val=""/>
      <w:lvlJc w:val="left"/>
      <w:pPr>
        <w:tabs>
          <w:tab w:val="num" w:pos="4320"/>
        </w:tabs>
        <w:ind w:left="4320" w:hanging="360"/>
      </w:pPr>
      <w:rPr>
        <w:rFonts w:ascii="Wingdings" w:hAnsi="Wingdings" w:hint="default"/>
      </w:rPr>
    </w:lvl>
    <w:lvl w:ilvl="6" w:tplc="04140001">
      <w:start w:val="1"/>
      <w:numFmt w:val="bullet"/>
      <w:lvlText w:val=""/>
      <w:lvlJc w:val="left"/>
      <w:pPr>
        <w:tabs>
          <w:tab w:val="num" w:pos="5040"/>
        </w:tabs>
        <w:ind w:left="5040" w:hanging="360"/>
      </w:pPr>
      <w:rPr>
        <w:rFonts w:ascii="Symbol" w:hAnsi="Symbol" w:hint="default"/>
      </w:rPr>
    </w:lvl>
    <w:lvl w:ilvl="7" w:tplc="04140003">
      <w:start w:val="1"/>
      <w:numFmt w:val="bullet"/>
      <w:lvlText w:val="o"/>
      <w:lvlJc w:val="left"/>
      <w:pPr>
        <w:tabs>
          <w:tab w:val="num" w:pos="5760"/>
        </w:tabs>
        <w:ind w:left="5760" w:hanging="360"/>
      </w:pPr>
      <w:rPr>
        <w:rFonts w:ascii="Courier New" w:hAnsi="Courier New" w:cs="Times New Roman" w:hint="default"/>
      </w:rPr>
    </w:lvl>
    <w:lvl w:ilvl="8" w:tplc="04140005">
      <w:start w:val="1"/>
      <w:numFmt w:val="bullet"/>
      <w:lvlText w:val=""/>
      <w:lvlJc w:val="left"/>
      <w:pPr>
        <w:tabs>
          <w:tab w:val="num" w:pos="6480"/>
        </w:tabs>
        <w:ind w:left="6480" w:hanging="360"/>
      </w:pPr>
      <w:rPr>
        <w:rFonts w:ascii="Wingdings" w:hAnsi="Wingdings" w:hint="default"/>
      </w:rPr>
    </w:lvl>
  </w:abstractNum>
  <w:num w:numId="1" w16cid:durableId="1359352461">
    <w:abstractNumId w:val="18"/>
  </w:num>
  <w:num w:numId="2" w16cid:durableId="915238902">
    <w:abstractNumId w:val="11"/>
  </w:num>
  <w:num w:numId="3" w16cid:durableId="2035228163">
    <w:abstractNumId w:val="2"/>
  </w:num>
  <w:num w:numId="4" w16cid:durableId="155732756">
    <w:abstractNumId w:val="14"/>
  </w:num>
  <w:num w:numId="5" w16cid:durableId="423190501">
    <w:abstractNumId w:val="7"/>
  </w:num>
  <w:num w:numId="6" w16cid:durableId="762261770">
    <w:abstractNumId w:val="6"/>
  </w:num>
  <w:num w:numId="7" w16cid:durableId="394789565">
    <w:abstractNumId w:val="9"/>
  </w:num>
  <w:num w:numId="8" w16cid:durableId="1060789409">
    <w:abstractNumId w:val="21"/>
  </w:num>
  <w:num w:numId="9" w16cid:durableId="536624831">
    <w:abstractNumId w:val="29"/>
  </w:num>
  <w:num w:numId="10" w16cid:durableId="81681560">
    <w:abstractNumId w:val="15"/>
  </w:num>
  <w:num w:numId="11" w16cid:durableId="1515922708">
    <w:abstractNumId w:val="27"/>
  </w:num>
  <w:num w:numId="12" w16cid:durableId="364527611">
    <w:abstractNumId w:val="24"/>
  </w:num>
  <w:num w:numId="13" w16cid:durableId="132600613">
    <w:abstractNumId w:val="1"/>
  </w:num>
  <w:num w:numId="14" w16cid:durableId="78061797">
    <w:abstractNumId w:val="0"/>
  </w:num>
  <w:num w:numId="15" w16cid:durableId="1334067779">
    <w:abstractNumId w:val="13"/>
  </w:num>
  <w:num w:numId="16" w16cid:durableId="1810055891">
    <w:abstractNumId w:val="18"/>
  </w:num>
  <w:num w:numId="17" w16cid:durableId="546993524">
    <w:abstractNumId w:val="18"/>
  </w:num>
  <w:num w:numId="18" w16cid:durableId="250937505">
    <w:abstractNumId w:val="18"/>
  </w:num>
  <w:num w:numId="19" w16cid:durableId="1694503039">
    <w:abstractNumId w:val="18"/>
  </w:num>
  <w:num w:numId="20" w16cid:durableId="133753431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08856029">
    <w:abstractNumId w:val="18"/>
  </w:num>
  <w:num w:numId="22" w16cid:durableId="33047681">
    <w:abstractNumId w:val="18"/>
  </w:num>
  <w:num w:numId="23" w16cid:durableId="542790824">
    <w:abstractNumId w:val="18"/>
  </w:num>
  <w:num w:numId="24" w16cid:durableId="817921698">
    <w:abstractNumId w:val="18"/>
  </w:num>
  <w:num w:numId="25" w16cid:durableId="1252928818">
    <w:abstractNumId w:val="18"/>
  </w:num>
  <w:num w:numId="26" w16cid:durableId="339821472">
    <w:abstractNumId w:val="18"/>
  </w:num>
  <w:num w:numId="27" w16cid:durableId="2130514102">
    <w:abstractNumId w:val="18"/>
  </w:num>
  <w:num w:numId="28" w16cid:durableId="1196233508">
    <w:abstractNumId w:val="12"/>
  </w:num>
  <w:num w:numId="29" w16cid:durableId="1237008160">
    <w:abstractNumId w:val="22"/>
  </w:num>
  <w:num w:numId="30" w16cid:durableId="566498628">
    <w:abstractNumId w:val="17"/>
  </w:num>
  <w:num w:numId="31" w16cid:durableId="913930711">
    <w:abstractNumId w:val="5"/>
  </w:num>
  <w:num w:numId="32" w16cid:durableId="1765221162">
    <w:abstractNumId w:val="28"/>
  </w:num>
  <w:num w:numId="33" w16cid:durableId="1569878685">
    <w:abstractNumId w:val="3"/>
  </w:num>
  <w:num w:numId="34" w16cid:durableId="1871918312">
    <w:abstractNumId w:val="26"/>
  </w:num>
  <w:num w:numId="35" w16cid:durableId="978462865">
    <w:abstractNumId w:val="16"/>
  </w:num>
  <w:num w:numId="36" w16cid:durableId="576398605">
    <w:abstractNumId w:val="19"/>
  </w:num>
  <w:num w:numId="37" w16cid:durableId="1716004614">
    <w:abstractNumId w:val="25"/>
  </w:num>
  <w:num w:numId="38" w16cid:durableId="69206098">
    <w:abstractNumId w:val="8"/>
  </w:num>
  <w:num w:numId="39" w16cid:durableId="64840158">
    <w:abstractNumId w:val="4"/>
  </w:num>
  <w:num w:numId="40" w16cid:durableId="664820846">
    <w:abstractNumId w:val="18"/>
  </w:num>
  <w:num w:numId="41" w16cid:durableId="1240867414">
    <w:abstractNumId w:val="18"/>
  </w:num>
  <w:num w:numId="42" w16cid:durableId="421144558">
    <w:abstractNumId w:val="18"/>
  </w:num>
  <w:num w:numId="43" w16cid:durableId="128518976">
    <w:abstractNumId w:val="18"/>
  </w:num>
  <w:num w:numId="44" w16cid:durableId="1792505228">
    <w:abstractNumId w:val="18"/>
  </w:num>
  <w:num w:numId="45" w16cid:durableId="96949736">
    <w:abstractNumId w:val="18"/>
  </w:num>
  <w:num w:numId="46" w16cid:durableId="554006242">
    <w:abstractNumId w:val="18"/>
  </w:num>
  <w:num w:numId="47" w16cid:durableId="431172490">
    <w:abstractNumId w:val="18"/>
  </w:num>
  <w:num w:numId="48" w16cid:durableId="499079064">
    <w:abstractNumId w:val="10"/>
  </w:num>
  <w:num w:numId="49" w16cid:durableId="1674530800">
    <w:abstractNumId w:val="20"/>
  </w:num>
  <w:num w:numId="50" w16cid:durableId="83179365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PersonalInformation/>
  <w:removeDateAndTime/>
  <w:doNotDisplayPageBoundaries/>
  <w:doNotTrackFormatting/>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0F3"/>
    <w:rsid w:val="0000102C"/>
    <w:rsid w:val="000032A7"/>
    <w:rsid w:val="00006281"/>
    <w:rsid w:val="000062BE"/>
    <w:rsid w:val="00007ECC"/>
    <w:rsid w:val="00012001"/>
    <w:rsid w:val="00014FBD"/>
    <w:rsid w:val="000155EB"/>
    <w:rsid w:val="00021B66"/>
    <w:rsid w:val="000220D1"/>
    <w:rsid w:val="00022811"/>
    <w:rsid w:val="00023E2C"/>
    <w:rsid w:val="0002403C"/>
    <w:rsid w:val="0002589D"/>
    <w:rsid w:val="00026F6C"/>
    <w:rsid w:val="00030480"/>
    <w:rsid w:val="000375AD"/>
    <w:rsid w:val="0004349E"/>
    <w:rsid w:val="000447E6"/>
    <w:rsid w:val="000457DF"/>
    <w:rsid w:val="0004755D"/>
    <w:rsid w:val="00051FAA"/>
    <w:rsid w:val="00053098"/>
    <w:rsid w:val="00053C5C"/>
    <w:rsid w:val="00054304"/>
    <w:rsid w:val="000605AA"/>
    <w:rsid w:val="0006289C"/>
    <w:rsid w:val="00063E9D"/>
    <w:rsid w:val="00063F56"/>
    <w:rsid w:val="000653E3"/>
    <w:rsid w:val="00065D14"/>
    <w:rsid w:val="00065F4E"/>
    <w:rsid w:val="000677F7"/>
    <w:rsid w:val="00075C89"/>
    <w:rsid w:val="00075D3C"/>
    <w:rsid w:val="00076C62"/>
    <w:rsid w:val="00080509"/>
    <w:rsid w:val="00080804"/>
    <w:rsid w:val="000851F4"/>
    <w:rsid w:val="00085703"/>
    <w:rsid w:val="00090E0D"/>
    <w:rsid w:val="00093147"/>
    <w:rsid w:val="000966BB"/>
    <w:rsid w:val="000A09A7"/>
    <w:rsid w:val="000A40DF"/>
    <w:rsid w:val="000A5D3B"/>
    <w:rsid w:val="000C1706"/>
    <w:rsid w:val="000C7A14"/>
    <w:rsid w:val="000D1C53"/>
    <w:rsid w:val="000D318F"/>
    <w:rsid w:val="000D3C4E"/>
    <w:rsid w:val="000D4179"/>
    <w:rsid w:val="000D42D2"/>
    <w:rsid w:val="000D4A71"/>
    <w:rsid w:val="000D7D7A"/>
    <w:rsid w:val="000E5253"/>
    <w:rsid w:val="000F3D3F"/>
    <w:rsid w:val="000F5470"/>
    <w:rsid w:val="000F67DE"/>
    <w:rsid w:val="000F68F3"/>
    <w:rsid w:val="00101664"/>
    <w:rsid w:val="001043DE"/>
    <w:rsid w:val="00117BDC"/>
    <w:rsid w:val="0013210C"/>
    <w:rsid w:val="00132559"/>
    <w:rsid w:val="0014091D"/>
    <w:rsid w:val="001410AB"/>
    <w:rsid w:val="0014113F"/>
    <w:rsid w:val="00141246"/>
    <w:rsid w:val="00143667"/>
    <w:rsid w:val="00145A4A"/>
    <w:rsid w:val="00150BC6"/>
    <w:rsid w:val="001565E6"/>
    <w:rsid w:val="0016468D"/>
    <w:rsid w:val="00167116"/>
    <w:rsid w:val="00170BAE"/>
    <w:rsid w:val="0017292E"/>
    <w:rsid w:val="00172D10"/>
    <w:rsid w:val="00174FE8"/>
    <w:rsid w:val="0017515D"/>
    <w:rsid w:val="001771C9"/>
    <w:rsid w:val="001877EA"/>
    <w:rsid w:val="001950D0"/>
    <w:rsid w:val="001954CA"/>
    <w:rsid w:val="001A35DC"/>
    <w:rsid w:val="001A4591"/>
    <w:rsid w:val="001B0243"/>
    <w:rsid w:val="001B354E"/>
    <w:rsid w:val="001B7213"/>
    <w:rsid w:val="001B796A"/>
    <w:rsid w:val="001C103E"/>
    <w:rsid w:val="001C2CE5"/>
    <w:rsid w:val="001C42DE"/>
    <w:rsid w:val="001C7993"/>
    <w:rsid w:val="001D1B81"/>
    <w:rsid w:val="001D33D1"/>
    <w:rsid w:val="001E02BB"/>
    <w:rsid w:val="001E07B3"/>
    <w:rsid w:val="001E12A6"/>
    <w:rsid w:val="001E19C7"/>
    <w:rsid w:val="001E489E"/>
    <w:rsid w:val="001E68E8"/>
    <w:rsid w:val="001F4BDB"/>
    <w:rsid w:val="001F5980"/>
    <w:rsid w:val="00200311"/>
    <w:rsid w:val="00205ADC"/>
    <w:rsid w:val="002126B8"/>
    <w:rsid w:val="00214C9F"/>
    <w:rsid w:val="00214DD8"/>
    <w:rsid w:val="00216833"/>
    <w:rsid w:val="00216D63"/>
    <w:rsid w:val="00225C52"/>
    <w:rsid w:val="00226BE1"/>
    <w:rsid w:val="0023103D"/>
    <w:rsid w:val="00234224"/>
    <w:rsid w:val="00236ABE"/>
    <w:rsid w:val="00236E24"/>
    <w:rsid w:val="0024382F"/>
    <w:rsid w:val="002448B2"/>
    <w:rsid w:val="002458AA"/>
    <w:rsid w:val="00246769"/>
    <w:rsid w:val="002542FD"/>
    <w:rsid w:val="0025475C"/>
    <w:rsid w:val="00257F1B"/>
    <w:rsid w:val="00261584"/>
    <w:rsid w:val="002653C7"/>
    <w:rsid w:val="00272AF0"/>
    <w:rsid w:val="0027539B"/>
    <w:rsid w:val="002835C1"/>
    <w:rsid w:val="0028629E"/>
    <w:rsid w:val="00290313"/>
    <w:rsid w:val="002929E2"/>
    <w:rsid w:val="00296919"/>
    <w:rsid w:val="002A05B2"/>
    <w:rsid w:val="002A25DE"/>
    <w:rsid w:val="002A3477"/>
    <w:rsid w:val="002A6553"/>
    <w:rsid w:val="002A7470"/>
    <w:rsid w:val="002B459C"/>
    <w:rsid w:val="002B7FC6"/>
    <w:rsid w:val="002C7D2A"/>
    <w:rsid w:val="002C7FA3"/>
    <w:rsid w:val="002D381C"/>
    <w:rsid w:val="002D52ED"/>
    <w:rsid w:val="002D6D5C"/>
    <w:rsid w:val="002E26C1"/>
    <w:rsid w:val="002E505B"/>
    <w:rsid w:val="002E7E0A"/>
    <w:rsid w:val="002F2508"/>
    <w:rsid w:val="002F2EBB"/>
    <w:rsid w:val="00303C52"/>
    <w:rsid w:val="0030514A"/>
    <w:rsid w:val="00305DCC"/>
    <w:rsid w:val="00307B80"/>
    <w:rsid w:val="00310F02"/>
    <w:rsid w:val="00315571"/>
    <w:rsid w:val="00321B74"/>
    <w:rsid w:val="003250CF"/>
    <w:rsid w:val="003343CF"/>
    <w:rsid w:val="003351AB"/>
    <w:rsid w:val="003362BC"/>
    <w:rsid w:val="00342AFA"/>
    <w:rsid w:val="00342CB9"/>
    <w:rsid w:val="003469C2"/>
    <w:rsid w:val="00346AD5"/>
    <w:rsid w:val="00350B84"/>
    <w:rsid w:val="00351E4B"/>
    <w:rsid w:val="00356506"/>
    <w:rsid w:val="00361B6B"/>
    <w:rsid w:val="003629BC"/>
    <w:rsid w:val="00363E49"/>
    <w:rsid w:val="00364A4F"/>
    <w:rsid w:val="00364EB8"/>
    <w:rsid w:val="0036560E"/>
    <w:rsid w:val="00367A81"/>
    <w:rsid w:val="00374090"/>
    <w:rsid w:val="00380A68"/>
    <w:rsid w:val="00383AB9"/>
    <w:rsid w:val="00383B01"/>
    <w:rsid w:val="00384D55"/>
    <w:rsid w:val="00385B46"/>
    <w:rsid w:val="003866D2"/>
    <w:rsid w:val="00393173"/>
    <w:rsid w:val="00393BB2"/>
    <w:rsid w:val="00393E33"/>
    <w:rsid w:val="00394786"/>
    <w:rsid w:val="00394879"/>
    <w:rsid w:val="003948A8"/>
    <w:rsid w:val="003A0403"/>
    <w:rsid w:val="003A0D38"/>
    <w:rsid w:val="003A6036"/>
    <w:rsid w:val="003A7465"/>
    <w:rsid w:val="003B0250"/>
    <w:rsid w:val="003B130E"/>
    <w:rsid w:val="003B1E36"/>
    <w:rsid w:val="003B5399"/>
    <w:rsid w:val="003B59D5"/>
    <w:rsid w:val="003B70ED"/>
    <w:rsid w:val="003C02C8"/>
    <w:rsid w:val="003C0C5E"/>
    <w:rsid w:val="003C1052"/>
    <w:rsid w:val="003C122E"/>
    <w:rsid w:val="003C1EAF"/>
    <w:rsid w:val="003C53D6"/>
    <w:rsid w:val="003D285B"/>
    <w:rsid w:val="003D2FDA"/>
    <w:rsid w:val="003E0A37"/>
    <w:rsid w:val="003E4959"/>
    <w:rsid w:val="003E5A15"/>
    <w:rsid w:val="003E6A39"/>
    <w:rsid w:val="003F4046"/>
    <w:rsid w:val="003F7DA1"/>
    <w:rsid w:val="004031E1"/>
    <w:rsid w:val="0040658E"/>
    <w:rsid w:val="004153BA"/>
    <w:rsid w:val="004204DA"/>
    <w:rsid w:val="00424080"/>
    <w:rsid w:val="00430C52"/>
    <w:rsid w:val="00432137"/>
    <w:rsid w:val="00434061"/>
    <w:rsid w:val="00434E37"/>
    <w:rsid w:val="0043573A"/>
    <w:rsid w:val="004365C7"/>
    <w:rsid w:val="004365FF"/>
    <w:rsid w:val="0044675D"/>
    <w:rsid w:val="004516C7"/>
    <w:rsid w:val="004566AB"/>
    <w:rsid w:val="004617D1"/>
    <w:rsid w:val="004621C0"/>
    <w:rsid w:val="0046670C"/>
    <w:rsid w:val="00466DDC"/>
    <w:rsid w:val="00466F19"/>
    <w:rsid w:val="00470E7A"/>
    <w:rsid w:val="00471D7D"/>
    <w:rsid w:val="00472727"/>
    <w:rsid w:val="004734B4"/>
    <w:rsid w:val="0047364B"/>
    <w:rsid w:val="00474F7B"/>
    <w:rsid w:val="00475F7E"/>
    <w:rsid w:val="00476206"/>
    <w:rsid w:val="00481C92"/>
    <w:rsid w:val="00482B90"/>
    <w:rsid w:val="00490944"/>
    <w:rsid w:val="00492686"/>
    <w:rsid w:val="00494FA4"/>
    <w:rsid w:val="004974E8"/>
    <w:rsid w:val="004A2FCA"/>
    <w:rsid w:val="004A571D"/>
    <w:rsid w:val="004A7A60"/>
    <w:rsid w:val="004B0E6C"/>
    <w:rsid w:val="004B1BF7"/>
    <w:rsid w:val="004B5943"/>
    <w:rsid w:val="004C0D94"/>
    <w:rsid w:val="004C4EE5"/>
    <w:rsid w:val="004C5E28"/>
    <w:rsid w:val="004C7E10"/>
    <w:rsid w:val="004D0BEF"/>
    <w:rsid w:val="004D1513"/>
    <w:rsid w:val="004D20F2"/>
    <w:rsid w:val="004D4C17"/>
    <w:rsid w:val="004D56F9"/>
    <w:rsid w:val="004D59AE"/>
    <w:rsid w:val="004D6BED"/>
    <w:rsid w:val="004D7561"/>
    <w:rsid w:val="004E16F2"/>
    <w:rsid w:val="004E37C7"/>
    <w:rsid w:val="004E508A"/>
    <w:rsid w:val="004F2367"/>
    <w:rsid w:val="004F25C1"/>
    <w:rsid w:val="004F7929"/>
    <w:rsid w:val="005005D0"/>
    <w:rsid w:val="00504790"/>
    <w:rsid w:val="00504C36"/>
    <w:rsid w:val="005057BE"/>
    <w:rsid w:val="00506F16"/>
    <w:rsid w:val="005073F5"/>
    <w:rsid w:val="00512FA7"/>
    <w:rsid w:val="005160A2"/>
    <w:rsid w:val="00520725"/>
    <w:rsid w:val="00521580"/>
    <w:rsid w:val="0052285A"/>
    <w:rsid w:val="00534BA6"/>
    <w:rsid w:val="0053554A"/>
    <w:rsid w:val="00535AB9"/>
    <w:rsid w:val="005428E6"/>
    <w:rsid w:val="00545CED"/>
    <w:rsid w:val="00546849"/>
    <w:rsid w:val="00551F2D"/>
    <w:rsid w:val="00566CE9"/>
    <w:rsid w:val="005706B8"/>
    <w:rsid w:val="00571C80"/>
    <w:rsid w:val="00574462"/>
    <w:rsid w:val="005763B3"/>
    <w:rsid w:val="005766D0"/>
    <w:rsid w:val="005846B8"/>
    <w:rsid w:val="00590FBD"/>
    <w:rsid w:val="0059294F"/>
    <w:rsid w:val="00597498"/>
    <w:rsid w:val="0059797C"/>
    <w:rsid w:val="005A0E5C"/>
    <w:rsid w:val="005A207E"/>
    <w:rsid w:val="005A7655"/>
    <w:rsid w:val="005B5928"/>
    <w:rsid w:val="005B7248"/>
    <w:rsid w:val="005C1402"/>
    <w:rsid w:val="005C14EC"/>
    <w:rsid w:val="005C59BA"/>
    <w:rsid w:val="005C7896"/>
    <w:rsid w:val="005C7B6F"/>
    <w:rsid w:val="005D3DF0"/>
    <w:rsid w:val="005D4998"/>
    <w:rsid w:val="005D77BA"/>
    <w:rsid w:val="005E17D7"/>
    <w:rsid w:val="005E2368"/>
    <w:rsid w:val="005E28F3"/>
    <w:rsid w:val="005E49FD"/>
    <w:rsid w:val="005E63CA"/>
    <w:rsid w:val="005E6825"/>
    <w:rsid w:val="005E7119"/>
    <w:rsid w:val="005E7396"/>
    <w:rsid w:val="005F006B"/>
    <w:rsid w:val="005F02B4"/>
    <w:rsid w:val="005F661A"/>
    <w:rsid w:val="00600C62"/>
    <w:rsid w:val="0060274C"/>
    <w:rsid w:val="00602927"/>
    <w:rsid w:val="006108A6"/>
    <w:rsid w:val="00610D44"/>
    <w:rsid w:val="0061431A"/>
    <w:rsid w:val="00625172"/>
    <w:rsid w:val="00630329"/>
    <w:rsid w:val="00634283"/>
    <w:rsid w:val="0063484D"/>
    <w:rsid w:val="00637169"/>
    <w:rsid w:val="0063723D"/>
    <w:rsid w:val="006421BE"/>
    <w:rsid w:val="00643016"/>
    <w:rsid w:val="00645179"/>
    <w:rsid w:val="006464B5"/>
    <w:rsid w:val="006465AE"/>
    <w:rsid w:val="006531AC"/>
    <w:rsid w:val="0065365E"/>
    <w:rsid w:val="0066487E"/>
    <w:rsid w:val="006652C5"/>
    <w:rsid w:val="00665BF0"/>
    <w:rsid w:val="00666E32"/>
    <w:rsid w:val="0067474D"/>
    <w:rsid w:val="00676449"/>
    <w:rsid w:val="006816D4"/>
    <w:rsid w:val="00684C85"/>
    <w:rsid w:val="006851A9"/>
    <w:rsid w:val="006907A6"/>
    <w:rsid w:val="00693F05"/>
    <w:rsid w:val="00695F69"/>
    <w:rsid w:val="00697211"/>
    <w:rsid w:val="006A1D88"/>
    <w:rsid w:val="006A564B"/>
    <w:rsid w:val="006A6AE9"/>
    <w:rsid w:val="006B52FE"/>
    <w:rsid w:val="006B78DC"/>
    <w:rsid w:val="006C1BD6"/>
    <w:rsid w:val="006C1C75"/>
    <w:rsid w:val="006C26F0"/>
    <w:rsid w:val="006C5704"/>
    <w:rsid w:val="006D2141"/>
    <w:rsid w:val="006D408B"/>
    <w:rsid w:val="006D4EEC"/>
    <w:rsid w:val="006D539B"/>
    <w:rsid w:val="006D56F6"/>
    <w:rsid w:val="006D599A"/>
    <w:rsid w:val="006E134E"/>
    <w:rsid w:val="006E3E40"/>
    <w:rsid w:val="006E41C0"/>
    <w:rsid w:val="006E5753"/>
    <w:rsid w:val="006F4015"/>
    <w:rsid w:val="00704EBE"/>
    <w:rsid w:val="00705D1D"/>
    <w:rsid w:val="00706A8A"/>
    <w:rsid w:val="0071211E"/>
    <w:rsid w:val="00713D6F"/>
    <w:rsid w:val="00716F7F"/>
    <w:rsid w:val="00717B57"/>
    <w:rsid w:val="0072430C"/>
    <w:rsid w:val="00724F2C"/>
    <w:rsid w:val="007366F6"/>
    <w:rsid w:val="00744183"/>
    <w:rsid w:val="00744D22"/>
    <w:rsid w:val="007508D6"/>
    <w:rsid w:val="00750DC1"/>
    <w:rsid w:val="00752ECA"/>
    <w:rsid w:val="00753314"/>
    <w:rsid w:val="00753BBA"/>
    <w:rsid w:val="007704A0"/>
    <w:rsid w:val="00772E5C"/>
    <w:rsid w:val="0078115D"/>
    <w:rsid w:val="0078545C"/>
    <w:rsid w:val="00787554"/>
    <w:rsid w:val="007879D5"/>
    <w:rsid w:val="00787FF3"/>
    <w:rsid w:val="0079048F"/>
    <w:rsid w:val="00793AD4"/>
    <w:rsid w:val="007A0F3C"/>
    <w:rsid w:val="007A45F6"/>
    <w:rsid w:val="007A48D4"/>
    <w:rsid w:val="007A54CE"/>
    <w:rsid w:val="007B096A"/>
    <w:rsid w:val="007B2640"/>
    <w:rsid w:val="007B38EE"/>
    <w:rsid w:val="007B4735"/>
    <w:rsid w:val="007B4C9E"/>
    <w:rsid w:val="007B68E5"/>
    <w:rsid w:val="007B7777"/>
    <w:rsid w:val="007B7CF7"/>
    <w:rsid w:val="007C06E0"/>
    <w:rsid w:val="007C2589"/>
    <w:rsid w:val="007C2941"/>
    <w:rsid w:val="007C2C76"/>
    <w:rsid w:val="007C2FAB"/>
    <w:rsid w:val="007C6E7C"/>
    <w:rsid w:val="007C71D6"/>
    <w:rsid w:val="007D033C"/>
    <w:rsid w:val="007D1433"/>
    <w:rsid w:val="007D26F4"/>
    <w:rsid w:val="007D5642"/>
    <w:rsid w:val="007D57C0"/>
    <w:rsid w:val="007D67A7"/>
    <w:rsid w:val="007E0B17"/>
    <w:rsid w:val="007E2283"/>
    <w:rsid w:val="007E4E4E"/>
    <w:rsid w:val="007E578E"/>
    <w:rsid w:val="007E68C4"/>
    <w:rsid w:val="007F052B"/>
    <w:rsid w:val="007F1ABE"/>
    <w:rsid w:val="007F2463"/>
    <w:rsid w:val="007F5EEE"/>
    <w:rsid w:val="00800841"/>
    <w:rsid w:val="00802284"/>
    <w:rsid w:val="00805DE4"/>
    <w:rsid w:val="0081062D"/>
    <w:rsid w:val="008109D3"/>
    <w:rsid w:val="0081180C"/>
    <w:rsid w:val="00812A68"/>
    <w:rsid w:val="00813525"/>
    <w:rsid w:val="00816689"/>
    <w:rsid w:val="00816D09"/>
    <w:rsid w:val="00820B19"/>
    <w:rsid w:val="00820EF1"/>
    <w:rsid w:val="008221D1"/>
    <w:rsid w:val="00822BA5"/>
    <w:rsid w:val="00825651"/>
    <w:rsid w:val="00826C14"/>
    <w:rsid w:val="008321B9"/>
    <w:rsid w:val="008324CD"/>
    <w:rsid w:val="00833FAA"/>
    <w:rsid w:val="00837782"/>
    <w:rsid w:val="0084197F"/>
    <w:rsid w:val="00843C57"/>
    <w:rsid w:val="00847B67"/>
    <w:rsid w:val="00850136"/>
    <w:rsid w:val="0085023C"/>
    <w:rsid w:val="00850DD5"/>
    <w:rsid w:val="008558B3"/>
    <w:rsid w:val="00861175"/>
    <w:rsid w:val="00863553"/>
    <w:rsid w:val="008637B1"/>
    <w:rsid w:val="008672E5"/>
    <w:rsid w:val="00870A9D"/>
    <w:rsid w:val="00872F91"/>
    <w:rsid w:val="00874443"/>
    <w:rsid w:val="008744B6"/>
    <w:rsid w:val="0087635F"/>
    <w:rsid w:val="00880BCF"/>
    <w:rsid w:val="00882FDB"/>
    <w:rsid w:val="00893861"/>
    <w:rsid w:val="008949E8"/>
    <w:rsid w:val="00896E33"/>
    <w:rsid w:val="008A152C"/>
    <w:rsid w:val="008A38D7"/>
    <w:rsid w:val="008A3B69"/>
    <w:rsid w:val="008A7D27"/>
    <w:rsid w:val="008B002A"/>
    <w:rsid w:val="008B1838"/>
    <w:rsid w:val="008B1EEB"/>
    <w:rsid w:val="008B38A9"/>
    <w:rsid w:val="008B5031"/>
    <w:rsid w:val="008C2B35"/>
    <w:rsid w:val="008C38B4"/>
    <w:rsid w:val="008C643C"/>
    <w:rsid w:val="008D3F48"/>
    <w:rsid w:val="008E20B5"/>
    <w:rsid w:val="008E492B"/>
    <w:rsid w:val="008E5E3B"/>
    <w:rsid w:val="008E70DA"/>
    <w:rsid w:val="008E7917"/>
    <w:rsid w:val="008F4718"/>
    <w:rsid w:val="00900D6A"/>
    <w:rsid w:val="00902554"/>
    <w:rsid w:val="00907830"/>
    <w:rsid w:val="00914ACA"/>
    <w:rsid w:val="00920D9B"/>
    <w:rsid w:val="009328B1"/>
    <w:rsid w:val="00933F22"/>
    <w:rsid w:val="0093546F"/>
    <w:rsid w:val="00941111"/>
    <w:rsid w:val="00944992"/>
    <w:rsid w:val="00946BAE"/>
    <w:rsid w:val="009511CC"/>
    <w:rsid w:val="009521F3"/>
    <w:rsid w:val="00953AF6"/>
    <w:rsid w:val="009556CC"/>
    <w:rsid w:val="00962B91"/>
    <w:rsid w:val="009714CE"/>
    <w:rsid w:val="009725CB"/>
    <w:rsid w:val="0098009B"/>
    <w:rsid w:val="00981DF9"/>
    <w:rsid w:val="00982172"/>
    <w:rsid w:val="00985013"/>
    <w:rsid w:val="00991B38"/>
    <w:rsid w:val="00991BAD"/>
    <w:rsid w:val="00992B24"/>
    <w:rsid w:val="00993B61"/>
    <w:rsid w:val="00996092"/>
    <w:rsid w:val="009975DB"/>
    <w:rsid w:val="00997EBC"/>
    <w:rsid w:val="009A0990"/>
    <w:rsid w:val="009A1BB7"/>
    <w:rsid w:val="009A2CBD"/>
    <w:rsid w:val="009A602D"/>
    <w:rsid w:val="009A64A3"/>
    <w:rsid w:val="009A7FB0"/>
    <w:rsid w:val="009B1481"/>
    <w:rsid w:val="009B2DF0"/>
    <w:rsid w:val="009B37B6"/>
    <w:rsid w:val="009B42EA"/>
    <w:rsid w:val="009B4480"/>
    <w:rsid w:val="009B73E6"/>
    <w:rsid w:val="009C509C"/>
    <w:rsid w:val="009C58AE"/>
    <w:rsid w:val="009D1EA5"/>
    <w:rsid w:val="009D2EB7"/>
    <w:rsid w:val="009D777D"/>
    <w:rsid w:val="009E4F90"/>
    <w:rsid w:val="009E507B"/>
    <w:rsid w:val="009E5DA6"/>
    <w:rsid w:val="009F3F1C"/>
    <w:rsid w:val="009F55C6"/>
    <w:rsid w:val="009F5844"/>
    <w:rsid w:val="009F58F8"/>
    <w:rsid w:val="009F798E"/>
    <w:rsid w:val="00A010F9"/>
    <w:rsid w:val="00A01E0B"/>
    <w:rsid w:val="00A03D27"/>
    <w:rsid w:val="00A07AE3"/>
    <w:rsid w:val="00A11C54"/>
    <w:rsid w:val="00A1207F"/>
    <w:rsid w:val="00A14316"/>
    <w:rsid w:val="00A16496"/>
    <w:rsid w:val="00A17470"/>
    <w:rsid w:val="00A175B3"/>
    <w:rsid w:val="00A233E6"/>
    <w:rsid w:val="00A24180"/>
    <w:rsid w:val="00A25BD4"/>
    <w:rsid w:val="00A262C7"/>
    <w:rsid w:val="00A262F4"/>
    <w:rsid w:val="00A33314"/>
    <w:rsid w:val="00A3413F"/>
    <w:rsid w:val="00A37A02"/>
    <w:rsid w:val="00A442A3"/>
    <w:rsid w:val="00A52EF1"/>
    <w:rsid w:val="00A54943"/>
    <w:rsid w:val="00A56172"/>
    <w:rsid w:val="00A5794F"/>
    <w:rsid w:val="00A57F07"/>
    <w:rsid w:val="00A61F4B"/>
    <w:rsid w:val="00A62EB1"/>
    <w:rsid w:val="00A64CCE"/>
    <w:rsid w:val="00A65874"/>
    <w:rsid w:val="00A65EBD"/>
    <w:rsid w:val="00A70D8F"/>
    <w:rsid w:val="00A73194"/>
    <w:rsid w:val="00A73D2A"/>
    <w:rsid w:val="00A75709"/>
    <w:rsid w:val="00A800EB"/>
    <w:rsid w:val="00A81A8F"/>
    <w:rsid w:val="00A8289F"/>
    <w:rsid w:val="00A83558"/>
    <w:rsid w:val="00A9061E"/>
    <w:rsid w:val="00A93929"/>
    <w:rsid w:val="00A9606B"/>
    <w:rsid w:val="00A97337"/>
    <w:rsid w:val="00A9752F"/>
    <w:rsid w:val="00AA24D2"/>
    <w:rsid w:val="00AA26AA"/>
    <w:rsid w:val="00AA4040"/>
    <w:rsid w:val="00AA600E"/>
    <w:rsid w:val="00AB1219"/>
    <w:rsid w:val="00AB561E"/>
    <w:rsid w:val="00AC1344"/>
    <w:rsid w:val="00AC13DF"/>
    <w:rsid w:val="00AC43D8"/>
    <w:rsid w:val="00AD293E"/>
    <w:rsid w:val="00AD66A0"/>
    <w:rsid w:val="00AE084F"/>
    <w:rsid w:val="00AE4B9A"/>
    <w:rsid w:val="00AE594A"/>
    <w:rsid w:val="00AE6EA2"/>
    <w:rsid w:val="00AE724C"/>
    <w:rsid w:val="00AF04EC"/>
    <w:rsid w:val="00AF0BE4"/>
    <w:rsid w:val="00AF6B18"/>
    <w:rsid w:val="00AF7DC7"/>
    <w:rsid w:val="00B011F0"/>
    <w:rsid w:val="00B02EE5"/>
    <w:rsid w:val="00B04B84"/>
    <w:rsid w:val="00B05A53"/>
    <w:rsid w:val="00B07422"/>
    <w:rsid w:val="00B13497"/>
    <w:rsid w:val="00B14F0D"/>
    <w:rsid w:val="00B15124"/>
    <w:rsid w:val="00B16ECF"/>
    <w:rsid w:val="00B23945"/>
    <w:rsid w:val="00B258D3"/>
    <w:rsid w:val="00B360EB"/>
    <w:rsid w:val="00B36197"/>
    <w:rsid w:val="00B4001F"/>
    <w:rsid w:val="00B42D67"/>
    <w:rsid w:val="00B42F55"/>
    <w:rsid w:val="00B51358"/>
    <w:rsid w:val="00B5171F"/>
    <w:rsid w:val="00B53303"/>
    <w:rsid w:val="00B56E86"/>
    <w:rsid w:val="00B6039C"/>
    <w:rsid w:val="00B642E8"/>
    <w:rsid w:val="00B64F3C"/>
    <w:rsid w:val="00B66D84"/>
    <w:rsid w:val="00B677DA"/>
    <w:rsid w:val="00B701AD"/>
    <w:rsid w:val="00B74490"/>
    <w:rsid w:val="00B74E96"/>
    <w:rsid w:val="00B75830"/>
    <w:rsid w:val="00B76532"/>
    <w:rsid w:val="00B76544"/>
    <w:rsid w:val="00B8713F"/>
    <w:rsid w:val="00B8737E"/>
    <w:rsid w:val="00BA14F4"/>
    <w:rsid w:val="00BA2625"/>
    <w:rsid w:val="00BB0788"/>
    <w:rsid w:val="00BB0BB4"/>
    <w:rsid w:val="00BB1B18"/>
    <w:rsid w:val="00BB33BF"/>
    <w:rsid w:val="00BB43FA"/>
    <w:rsid w:val="00BB569C"/>
    <w:rsid w:val="00BB776B"/>
    <w:rsid w:val="00BC07A2"/>
    <w:rsid w:val="00BC245C"/>
    <w:rsid w:val="00BC2F04"/>
    <w:rsid w:val="00BC60B5"/>
    <w:rsid w:val="00BD0225"/>
    <w:rsid w:val="00BD02D0"/>
    <w:rsid w:val="00BD5BE1"/>
    <w:rsid w:val="00BD61AA"/>
    <w:rsid w:val="00BD6625"/>
    <w:rsid w:val="00BE0FB6"/>
    <w:rsid w:val="00BE1112"/>
    <w:rsid w:val="00BE1BC1"/>
    <w:rsid w:val="00BE45DC"/>
    <w:rsid w:val="00BF002B"/>
    <w:rsid w:val="00BF156B"/>
    <w:rsid w:val="00BF496A"/>
    <w:rsid w:val="00BF4B29"/>
    <w:rsid w:val="00BF762E"/>
    <w:rsid w:val="00BF7848"/>
    <w:rsid w:val="00BF7875"/>
    <w:rsid w:val="00C00E28"/>
    <w:rsid w:val="00C012D2"/>
    <w:rsid w:val="00C01BB5"/>
    <w:rsid w:val="00C07201"/>
    <w:rsid w:val="00C12F5C"/>
    <w:rsid w:val="00C16538"/>
    <w:rsid w:val="00C20116"/>
    <w:rsid w:val="00C22FF8"/>
    <w:rsid w:val="00C2532F"/>
    <w:rsid w:val="00C27BD6"/>
    <w:rsid w:val="00C3007F"/>
    <w:rsid w:val="00C30359"/>
    <w:rsid w:val="00C30525"/>
    <w:rsid w:val="00C30D03"/>
    <w:rsid w:val="00C31EC8"/>
    <w:rsid w:val="00C406FC"/>
    <w:rsid w:val="00C41D36"/>
    <w:rsid w:val="00C46D76"/>
    <w:rsid w:val="00C506C9"/>
    <w:rsid w:val="00C514DB"/>
    <w:rsid w:val="00C5531A"/>
    <w:rsid w:val="00C63F2A"/>
    <w:rsid w:val="00C664F3"/>
    <w:rsid w:val="00C712F0"/>
    <w:rsid w:val="00C71C0A"/>
    <w:rsid w:val="00C74B0A"/>
    <w:rsid w:val="00C76CE5"/>
    <w:rsid w:val="00C77E29"/>
    <w:rsid w:val="00C93792"/>
    <w:rsid w:val="00C94B5B"/>
    <w:rsid w:val="00CA058F"/>
    <w:rsid w:val="00CA0CC5"/>
    <w:rsid w:val="00CA3942"/>
    <w:rsid w:val="00CB4BBF"/>
    <w:rsid w:val="00CB73B3"/>
    <w:rsid w:val="00CC394C"/>
    <w:rsid w:val="00CC4E51"/>
    <w:rsid w:val="00CC7628"/>
    <w:rsid w:val="00CD161E"/>
    <w:rsid w:val="00CD2FA1"/>
    <w:rsid w:val="00CD38DB"/>
    <w:rsid w:val="00CD5C4B"/>
    <w:rsid w:val="00CD62C6"/>
    <w:rsid w:val="00CD70F3"/>
    <w:rsid w:val="00CE4966"/>
    <w:rsid w:val="00CE4B33"/>
    <w:rsid w:val="00CF0D50"/>
    <w:rsid w:val="00CF2A4D"/>
    <w:rsid w:val="00CF6191"/>
    <w:rsid w:val="00D03E70"/>
    <w:rsid w:val="00D05BC3"/>
    <w:rsid w:val="00D06B5C"/>
    <w:rsid w:val="00D071E1"/>
    <w:rsid w:val="00D11F20"/>
    <w:rsid w:val="00D1774D"/>
    <w:rsid w:val="00D22012"/>
    <w:rsid w:val="00D23D3F"/>
    <w:rsid w:val="00D24F41"/>
    <w:rsid w:val="00D33DAC"/>
    <w:rsid w:val="00D356D2"/>
    <w:rsid w:val="00D452C0"/>
    <w:rsid w:val="00D47EC0"/>
    <w:rsid w:val="00D555E0"/>
    <w:rsid w:val="00D6537D"/>
    <w:rsid w:val="00D6583D"/>
    <w:rsid w:val="00D703AA"/>
    <w:rsid w:val="00D70600"/>
    <w:rsid w:val="00D71CF1"/>
    <w:rsid w:val="00D82C29"/>
    <w:rsid w:val="00D8357E"/>
    <w:rsid w:val="00D837B9"/>
    <w:rsid w:val="00D927E2"/>
    <w:rsid w:val="00DA10B1"/>
    <w:rsid w:val="00DB162A"/>
    <w:rsid w:val="00DB7244"/>
    <w:rsid w:val="00DC389D"/>
    <w:rsid w:val="00DC77F5"/>
    <w:rsid w:val="00DD083E"/>
    <w:rsid w:val="00DD15A4"/>
    <w:rsid w:val="00DD4A55"/>
    <w:rsid w:val="00DD70C8"/>
    <w:rsid w:val="00DE3EC8"/>
    <w:rsid w:val="00DE54E2"/>
    <w:rsid w:val="00DE7440"/>
    <w:rsid w:val="00DF3DF3"/>
    <w:rsid w:val="00E0471E"/>
    <w:rsid w:val="00E069B0"/>
    <w:rsid w:val="00E07C51"/>
    <w:rsid w:val="00E1259A"/>
    <w:rsid w:val="00E16AF9"/>
    <w:rsid w:val="00E21C1E"/>
    <w:rsid w:val="00E22006"/>
    <w:rsid w:val="00E23411"/>
    <w:rsid w:val="00E36DEB"/>
    <w:rsid w:val="00E411A7"/>
    <w:rsid w:val="00E41CB3"/>
    <w:rsid w:val="00E44182"/>
    <w:rsid w:val="00E44497"/>
    <w:rsid w:val="00E46B91"/>
    <w:rsid w:val="00E51EE0"/>
    <w:rsid w:val="00E57B33"/>
    <w:rsid w:val="00E663D9"/>
    <w:rsid w:val="00E675A4"/>
    <w:rsid w:val="00E7773C"/>
    <w:rsid w:val="00E804CB"/>
    <w:rsid w:val="00E80AE8"/>
    <w:rsid w:val="00E82961"/>
    <w:rsid w:val="00E86717"/>
    <w:rsid w:val="00E879BB"/>
    <w:rsid w:val="00E87E0A"/>
    <w:rsid w:val="00E9079C"/>
    <w:rsid w:val="00E951C4"/>
    <w:rsid w:val="00E97992"/>
    <w:rsid w:val="00EA7EC1"/>
    <w:rsid w:val="00EB0EB8"/>
    <w:rsid w:val="00EB1CF5"/>
    <w:rsid w:val="00EB5F7D"/>
    <w:rsid w:val="00EB768D"/>
    <w:rsid w:val="00EB7F59"/>
    <w:rsid w:val="00EC46AF"/>
    <w:rsid w:val="00ED2960"/>
    <w:rsid w:val="00EE10FB"/>
    <w:rsid w:val="00EE5411"/>
    <w:rsid w:val="00EE61AD"/>
    <w:rsid w:val="00EF2398"/>
    <w:rsid w:val="00EF3632"/>
    <w:rsid w:val="00EF3A67"/>
    <w:rsid w:val="00EF3CE7"/>
    <w:rsid w:val="00EF528C"/>
    <w:rsid w:val="00EF6BD9"/>
    <w:rsid w:val="00F06155"/>
    <w:rsid w:val="00F13CAA"/>
    <w:rsid w:val="00F16179"/>
    <w:rsid w:val="00F169F9"/>
    <w:rsid w:val="00F20471"/>
    <w:rsid w:val="00F224F6"/>
    <w:rsid w:val="00F24108"/>
    <w:rsid w:val="00F241E5"/>
    <w:rsid w:val="00F24D82"/>
    <w:rsid w:val="00F309E1"/>
    <w:rsid w:val="00F30BDF"/>
    <w:rsid w:val="00F3287A"/>
    <w:rsid w:val="00F333F8"/>
    <w:rsid w:val="00F34393"/>
    <w:rsid w:val="00F36127"/>
    <w:rsid w:val="00F36A12"/>
    <w:rsid w:val="00F377BF"/>
    <w:rsid w:val="00F37AE3"/>
    <w:rsid w:val="00F42C8A"/>
    <w:rsid w:val="00F45159"/>
    <w:rsid w:val="00F460DD"/>
    <w:rsid w:val="00F51A9F"/>
    <w:rsid w:val="00F54193"/>
    <w:rsid w:val="00F54A7B"/>
    <w:rsid w:val="00F54C1C"/>
    <w:rsid w:val="00F60655"/>
    <w:rsid w:val="00F61F36"/>
    <w:rsid w:val="00F63311"/>
    <w:rsid w:val="00F71887"/>
    <w:rsid w:val="00F7507F"/>
    <w:rsid w:val="00F76553"/>
    <w:rsid w:val="00F86F53"/>
    <w:rsid w:val="00F87291"/>
    <w:rsid w:val="00F9072C"/>
    <w:rsid w:val="00F93C94"/>
    <w:rsid w:val="00F93D1B"/>
    <w:rsid w:val="00F93E4F"/>
    <w:rsid w:val="00F94391"/>
    <w:rsid w:val="00F944BF"/>
    <w:rsid w:val="00F97B12"/>
    <w:rsid w:val="00FA343B"/>
    <w:rsid w:val="00FA44E5"/>
    <w:rsid w:val="00FA5B52"/>
    <w:rsid w:val="00FB2B60"/>
    <w:rsid w:val="00FB3749"/>
    <w:rsid w:val="00FB5B12"/>
    <w:rsid w:val="00FB5C0C"/>
    <w:rsid w:val="00FC2CC8"/>
    <w:rsid w:val="00FD401F"/>
    <w:rsid w:val="00FD556B"/>
    <w:rsid w:val="00FD68DD"/>
    <w:rsid w:val="00FE0F10"/>
    <w:rsid w:val="00FE1428"/>
    <w:rsid w:val="00FE37C5"/>
    <w:rsid w:val="00FE41FF"/>
    <w:rsid w:val="00FE686A"/>
    <w:rsid w:val="00FE7407"/>
    <w:rsid w:val="00FE7DDE"/>
    <w:rsid w:val="00FF0A42"/>
    <w:rsid w:val="00FF0C2A"/>
    <w:rsid w:val="00FF573D"/>
    <w:rsid w:val="00FF747D"/>
    <w:rsid w:val="055D3918"/>
    <w:rsid w:val="063A66FF"/>
    <w:rsid w:val="0A5D2BD0"/>
    <w:rsid w:val="14715332"/>
    <w:rsid w:val="19842940"/>
    <w:rsid w:val="1AE47231"/>
    <w:rsid w:val="27BA25B3"/>
    <w:rsid w:val="27CF1370"/>
    <w:rsid w:val="3AE8A1C3"/>
    <w:rsid w:val="4FE8E68F"/>
    <w:rsid w:val="584C2E4D"/>
    <w:rsid w:val="6C5B8BE6"/>
    <w:rsid w:val="7CD10C5E"/>
    <w:rsid w:val="7DA6A7B9"/>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9B9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553"/>
    <w:pPr>
      <w:spacing w:after="0" w:line="240" w:lineRule="auto"/>
    </w:pPr>
    <w:rPr>
      <w:rFonts w:eastAsia="Times New Roman" w:cs="Times New Roman"/>
      <w:sz w:val="24"/>
      <w:szCs w:val="20"/>
      <w:lang w:eastAsia="nb-NO"/>
    </w:rPr>
  </w:style>
  <w:style w:type="paragraph" w:styleId="Heading1">
    <w:name w:val="heading 1"/>
    <w:basedOn w:val="Normal"/>
    <w:next w:val="Normal"/>
    <w:link w:val="Heading1Char"/>
    <w:qFormat/>
    <w:rsid w:val="007B38EE"/>
    <w:pPr>
      <w:keepNext/>
      <w:numPr>
        <w:numId w:val="1"/>
      </w:numPr>
      <w:spacing w:before="360" w:after="120"/>
      <w:outlineLvl w:val="0"/>
    </w:pPr>
    <w:rPr>
      <w:rFonts w:asciiTheme="majorHAnsi" w:hAnsiTheme="majorHAnsi"/>
      <w:b/>
      <w:caps/>
      <w:kern w:val="28"/>
      <w:sz w:val="28"/>
    </w:rPr>
  </w:style>
  <w:style w:type="paragraph" w:styleId="Heading2">
    <w:name w:val="heading 2"/>
    <w:basedOn w:val="Normal"/>
    <w:next w:val="Normal"/>
    <w:link w:val="Heading2Char"/>
    <w:uiPriority w:val="9"/>
    <w:qFormat/>
    <w:rsid w:val="0027539B"/>
    <w:pPr>
      <w:keepNext/>
      <w:numPr>
        <w:ilvl w:val="1"/>
        <w:numId w:val="1"/>
      </w:numPr>
      <w:spacing w:before="120" w:after="60"/>
      <w:outlineLvl w:val="1"/>
    </w:pPr>
    <w:rPr>
      <w:rFonts w:asciiTheme="majorHAnsi" w:hAnsiTheme="majorHAnsi"/>
      <w:b/>
    </w:rPr>
  </w:style>
  <w:style w:type="paragraph" w:styleId="Heading3">
    <w:name w:val="heading 3"/>
    <w:basedOn w:val="Heading2"/>
    <w:next w:val="Heading2"/>
    <w:link w:val="Heading3Char"/>
    <w:uiPriority w:val="9"/>
    <w:qFormat/>
    <w:rsid w:val="001E02BB"/>
    <w:pPr>
      <w:numPr>
        <w:ilvl w:val="2"/>
      </w:numPr>
      <w:outlineLvl w:val="2"/>
    </w:pPr>
    <w:rPr>
      <w:rFonts w:ascii="Arial" w:hAnsi="Arial"/>
      <w:b w:val="0"/>
      <w:i/>
    </w:rPr>
  </w:style>
  <w:style w:type="paragraph" w:styleId="Heading4">
    <w:name w:val="heading 4"/>
    <w:basedOn w:val="Normal"/>
    <w:next w:val="Normal"/>
    <w:link w:val="Heading4Char"/>
    <w:qFormat/>
    <w:rsid w:val="001E02BB"/>
    <w:pPr>
      <w:keepNext/>
      <w:numPr>
        <w:ilvl w:val="3"/>
        <w:numId w:val="1"/>
      </w:numPr>
      <w:spacing w:before="240" w:after="60"/>
      <w:ind w:left="873"/>
      <w:outlineLvl w:val="3"/>
    </w:pPr>
    <w:rPr>
      <w:i/>
      <w:u w:val="single"/>
    </w:rPr>
  </w:style>
  <w:style w:type="paragraph" w:styleId="Heading5">
    <w:name w:val="heading 5"/>
    <w:basedOn w:val="Normal"/>
    <w:next w:val="Normal"/>
    <w:link w:val="Heading5Char"/>
    <w:qFormat/>
    <w:rsid w:val="00CD70F3"/>
    <w:pPr>
      <w:numPr>
        <w:ilvl w:val="4"/>
        <w:numId w:val="1"/>
      </w:numPr>
      <w:spacing w:before="240" w:after="60"/>
      <w:outlineLvl w:val="4"/>
    </w:pPr>
    <w:rPr>
      <w:rFonts w:ascii="Arial" w:hAnsi="Arial"/>
      <w:sz w:val="22"/>
    </w:rPr>
  </w:style>
  <w:style w:type="paragraph" w:styleId="Heading6">
    <w:name w:val="heading 6"/>
    <w:basedOn w:val="Normal"/>
    <w:next w:val="Normal"/>
    <w:link w:val="Heading6Char"/>
    <w:qFormat/>
    <w:rsid w:val="00CD70F3"/>
    <w:pPr>
      <w:numPr>
        <w:ilvl w:val="5"/>
        <w:numId w:val="1"/>
      </w:numPr>
      <w:spacing w:before="240" w:after="60"/>
      <w:outlineLvl w:val="5"/>
    </w:pPr>
    <w:rPr>
      <w:rFonts w:ascii="Arial" w:hAnsi="Arial"/>
      <w:i/>
      <w:sz w:val="22"/>
    </w:rPr>
  </w:style>
  <w:style w:type="paragraph" w:styleId="Heading7">
    <w:name w:val="heading 7"/>
    <w:basedOn w:val="Normal"/>
    <w:next w:val="Normal"/>
    <w:link w:val="Heading7Char"/>
    <w:qFormat/>
    <w:rsid w:val="00CD70F3"/>
    <w:pPr>
      <w:numPr>
        <w:ilvl w:val="6"/>
        <w:numId w:val="1"/>
      </w:numPr>
      <w:spacing w:before="240" w:after="60"/>
      <w:outlineLvl w:val="6"/>
    </w:pPr>
    <w:rPr>
      <w:rFonts w:ascii="Arial" w:hAnsi="Arial"/>
      <w:sz w:val="20"/>
    </w:rPr>
  </w:style>
  <w:style w:type="paragraph" w:styleId="Heading8">
    <w:name w:val="heading 8"/>
    <w:basedOn w:val="Normal"/>
    <w:next w:val="Normal"/>
    <w:link w:val="Heading8Char"/>
    <w:qFormat/>
    <w:rsid w:val="00CD70F3"/>
    <w:pPr>
      <w:numPr>
        <w:ilvl w:val="7"/>
        <w:numId w:val="1"/>
      </w:numPr>
      <w:spacing w:before="240" w:after="60"/>
      <w:outlineLvl w:val="7"/>
    </w:pPr>
    <w:rPr>
      <w:rFonts w:ascii="Arial" w:hAnsi="Arial"/>
      <w:i/>
      <w:sz w:val="20"/>
    </w:rPr>
  </w:style>
  <w:style w:type="paragraph" w:styleId="Heading9">
    <w:name w:val="heading 9"/>
    <w:basedOn w:val="Normal"/>
    <w:next w:val="Normal"/>
    <w:link w:val="Heading9Char"/>
    <w:qFormat/>
    <w:rsid w:val="00CD70F3"/>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B38EE"/>
    <w:rPr>
      <w:rFonts w:asciiTheme="majorHAnsi" w:eastAsia="Times New Roman" w:hAnsiTheme="majorHAnsi" w:cs="Times New Roman"/>
      <w:b/>
      <w:caps/>
      <w:kern w:val="28"/>
      <w:sz w:val="28"/>
      <w:szCs w:val="20"/>
      <w:lang w:eastAsia="nb-NO"/>
    </w:rPr>
  </w:style>
  <w:style w:type="character" w:customStyle="1" w:styleId="Heading2Char">
    <w:name w:val="Heading 2 Char"/>
    <w:basedOn w:val="DefaultParagraphFont"/>
    <w:link w:val="Heading2"/>
    <w:rsid w:val="0027539B"/>
    <w:rPr>
      <w:rFonts w:asciiTheme="majorHAnsi" w:eastAsia="Times New Roman" w:hAnsiTheme="majorHAnsi" w:cs="Times New Roman"/>
      <w:b/>
      <w:sz w:val="24"/>
      <w:szCs w:val="20"/>
      <w:lang w:eastAsia="nb-NO"/>
    </w:rPr>
  </w:style>
  <w:style w:type="character" w:customStyle="1" w:styleId="Heading3Char">
    <w:name w:val="Heading 3 Char"/>
    <w:basedOn w:val="DefaultParagraphFont"/>
    <w:link w:val="Heading3"/>
    <w:uiPriority w:val="9"/>
    <w:rsid w:val="00534BA6"/>
    <w:rPr>
      <w:rFonts w:ascii="Arial" w:eastAsia="Times New Roman" w:hAnsi="Arial" w:cs="Times New Roman"/>
      <w:i/>
      <w:sz w:val="24"/>
      <w:szCs w:val="20"/>
      <w:lang w:eastAsia="nb-NO"/>
    </w:rPr>
  </w:style>
  <w:style w:type="character" w:customStyle="1" w:styleId="Heading4Char">
    <w:name w:val="Heading 4 Char"/>
    <w:basedOn w:val="DefaultParagraphFont"/>
    <w:link w:val="Heading4"/>
    <w:rsid w:val="001E02BB"/>
    <w:rPr>
      <w:rFonts w:eastAsia="Times New Roman" w:cs="Times New Roman"/>
      <w:i/>
      <w:sz w:val="24"/>
      <w:szCs w:val="20"/>
      <w:u w:val="single"/>
      <w:lang w:eastAsia="nb-NO"/>
    </w:rPr>
  </w:style>
  <w:style w:type="character" w:customStyle="1" w:styleId="Heading5Char">
    <w:name w:val="Heading 5 Char"/>
    <w:basedOn w:val="DefaultParagraphFont"/>
    <w:link w:val="Heading5"/>
    <w:rsid w:val="00CD70F3"/>
    <w:rPr>
      <w:rFonts w:ascii="Arial" w:eastAsia="Times New Roman" w:hAnsi="Arial" w:cs="Times New Roman"/>
      <w:szCs w:val="20"/>
      <w:lang w:eastAsia="nb-NO"/>
    </w:rPr>
  </w:style>
  <w:style w:type="character" w:customStyle="1" w:styleId="Heading6Char">
    <w:name w:val="Heading 6 Char"/>
    <w:basedOn w:val="DefaultParagraphFont"/>
    <w:link w:val="Heading6"/>
    <w:rsid w:val="00CD70F3"/>
    <w:rPr>
      <w:rFonts w:ascii="Arial" w:eastAsia="Times New Roman" w:hAnsi="Arial" w:cs="Times New Roman"/>
      <w:i/>
      <w:szCs w:val="20"/>
      <w:lang w:eastAsia="nb-NO"/>
    </w:rPr>
  </w:style>
  <w:style w:type="character" w:customStyle="1" w:styleId="Heading7Char">
    <w:name w:val="Heading 7 Char"/>
    <w:basedOn w:val="DefaultParagraphFont"/>
    <w:link w:val="Heading7"/>
    <w:rsid w:val="00CD70F3"/>
    <w:rPr>
      <w:rFonts w:ascii="Arial" w:eastAsia="Times New Roman" w:hAnsi="Arial" w:cs="Times New Roman"/>
      <w:sz w:val="20"/>
      <w:szCs w:val="20"/>
      <w:lang w:eastAsia="nb-NO"/>
    </w:rPr>
  </w:style>
  <w:style w:type="character" w:customStyle="1" w:styleId="Heading8Char">
    <w:name w:val="Heading 8 Char"/>
    <w:basedOn w:val="DefaultParagraphFont"/>
    <w:link w:val="Heading8"/>
    <w:rsid w:val="00CD70F3"/>
    <w:rPr>
      <w:rFonts w:ascii="Arial" w:eastAsia="Times New Roman" w:hAnsi="Arial" w:cs="Times New Roman"/>
      <w:i/>
      <w:sz w:val="20"/>
      <w:szCs w:val="20"/>
      <w:lang w:eastAsia="nb-NO"/>
    </w:rPr>
  </w:style>
  <w:style w:type="character" w:customStyle="1" w:styleId="Heading9Char">
    <w:name w:val="Heading 9 Char"/>
    <w:basedOn w:val="DefaultParagraphFont"/>
    <w:link w:val="Heading9"/>
    <w:rsid w:val="00CD70F3"/>
    <w:rPr>
      <w:rFonts w:ascii="Arial" w:eastAsia="Times New Roman" w:hAnsi="Arial" w:cs="Times New Roman"/>
      <w:i/>
      <w:sz w:val="18"/>
      <w:szCs w:val="20"/>
      <w:lang w:eastAsia="nb-NO"/>
    </w:rPr>
  </w:style>
  <w:style w:type="paragraph" w:styleId="ListParagraph">
    <w:name w:val="List Paragraph"/>
    <w:basedOn w:val="Normal"/>
    <w:uiPriority w:val="34"/>
    <w:qFormat/>
    <w:rsid w:val="00CD70F3"/>
    <w:pPr>
      <w:ind w:left="720"/>
      <w:contextualSpacing/>
    </w:pPr>
  </w:style>
  <w:style w:type="character" w:styleId="CommentReference">
    <w:name w:val="annotation reference"/>
    <w:basedOn w:val="DefaultParagraphFont"/>
    <w:uiPriority w:val="99"/>
    <w:semiHidden/>
    <w:unhideWhenUsed/>
    <w:rsid w:val="00CD70F3"/>
    <w:rPr>
      <w:sz w:val="16"/>
      <w:szCs w:val="16"/>
    </w:rPr>
  </w:style>
  <w:style w:type="paragraph" w:styleId="CommentText">
    <w:name w:val="annotation text"/>
    <w:basedOn w:val="Normal"/>
    <w:link w:val="CommentTextChar"/>
    <w:uiPriority w:val="99"/>
    <w:unhideWhenUsed/>
    <w:rsid w:val="00CD70F3"/>
    <w:pPr>
      <w:spacing w:after="200"/>
    </w:pPr>
    <w:rPr>
      <w:rFonts w:eastAsiaTheme="minorHAnsi" w:cstheme="minorBidi"/>
      <w:sz w:val="20"/>
      <w:lang w:val="da-DK" w:eastAsia="en-US"/>
    </w:rPr>
  </w:style>
  <w:style w:type="character" w:customStyle="1" w:styleId="CommentTextChar">
    <w:name w:val="Comment Text Char"/>
    <w:basedOn w:val="DefaultParagraphFont"/>
    <w:link w:val="CommentText"/>
    <w:uiPriority w:val="99"/>
    <w:rsid w:val="00CD70F3"/>
    <w:rPr>
      <w:sz w:val="20"/>
      <w:szCs w:val="20"/>
      <w:lang w:val="da-DK"/>
    </w:rPr>
  </w:style>
  <w:style w:type="table" w:customStyle="1" w:styleId="Lysliste1">
    <w:name w:val="Lys liste1"/>
    <w:basedOn w:val="TableNormal"/>
    <w:uiPriority w:val="61"/>
    <w:rsid w:val="00CD70F3"/>
    <w:pPr>
      <w:spacing w:after="0" w:line="240" w:lineRule="auto"/>
    </w:pPr>
    <w:rPr>
      <w:lang w:val="da-DK"/>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BalloonText">
    <w:name w:val="Balloon Text"/>
    <w:basedOn w:val="Normal"/>
    <w:link w:val="BalloonTextChar"/>
    <w:uiPriority w:val="99"/>
    <w:semiHidden/>
    <w:unhideWhenUsed/>
    <w:rsid w:val="00CD70F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70F3"/>
    <w:rPr>
      <w:rFonts w:ascii="Segoe UI" w:eastAsia="Times New Roman" w:hAnsi="Segoe UI" w:cs="Segoe UI"/>
      <w:sz w:val="18"/>
      <w:szCs w:val="18"/>
      <w:lang w:eastAsia="nb-NO"/>
    </w:rPr>
  </w:style>
  <w:style w:type="paragraph" w:styleId="Header">
    <w:name w:val="header"/>
    <w:basedOn w:val="Normal"/>
    <w:link w:val="HeaderChar"/>
    <w:uiPriority w:val="99"/>
    <w:unhideWhenUsed/>
    <w:rsid w:val="00CD70F3"/>
    <w:pPr>
      <w:tabs>
        <w:tab w:val="center" w:pos="4536"/>
        <w:tab w:val="right" w:pos="9072"/>
      </w:tabs>
    </w:pPr>
  </w:style>
  <w:style w:type="character" w:customStyle="1" w:styleId="HeaderChar">
    <w:name w:val="Header Char"/>
    <w:basedOn w:val="DefaultParagraphFont"/>
    <w:link w:val="Header"/>
    <w:uiPriority w:val="99"/>
    <w:rsid w:val="00CD70F3"/>
    <w:rPr>
      <w:rFonts w:ascii="Times New Roman" w:eastAsia="Times New Roman" w:hAnsi="Times New Roman" w:cs="Times New Roman"/>
      <w:sz w:val="24"/>
      <w:szCs w:val="20"/>
      <w:lang w:eastAsia="nb-NO"/>
    </w:rPr>
  </w:style>
  <w:style w:type="paragraph" w:styleId="Footer">
    <w:name w:val="footer"/>
    <w:basedOn w:val="Normal"/>
    <w:link w:val="FooterChar"/>
    <w:uiPriority w:val="99"/>
    <w:unhideWhenUsed/>
    <w:rsid w:val="00CD70F3"/>
    <w:pPr>
      <w:tabs>
        <w:tab w:val="center" w:pos="4536"/>
        <w:tab w:val="right" w:pos="9072"/>
      </w:tabs>
    </w:pPr>
  </w:style>
  <w:style w:type="character" w:customStyle="1" w:styleId="FooterChar">
    <w:name w:val="Footer Char"/>
    <w:basedOn w:val="DefaultParagraphFont"/>
    <w:link w:val="Footer"/>
    <w:uiPriority w:val="99"/>
    <w:rsid w:val="00CD70F3"/>
    <w:rPr>
      <w:rFonts w:ascii="Times New Roman" w:eastAsia="Times New Roman" w:hAnsi="Times New Roman" w:cs="Times New Roman"/>
      <w:sz w:val="24"/>
      <w:szCs w:val="20"/>
      <w:lang w:eastAsia="nb-NO"/>
    </w:rPr>
  </w:style>
  <w:style w:type="paragraph" w:styleId="NoSpacing">
    <w:name w:val="No Spacing"/>
    <w:link w:val="NoSpacingChar"/>
    <w:uiPriority w:val="1"/>
    <w:qFormat/>
    <w:rsid w:val="001B0243"/>
    <w:pPr>
      <w:spacing w:after="0" w:line="240" w:lineRule="auto"/>
    </w:pPr>
    <w:rPr>
      <w:rFonts w:ascii="Times New Roman" w:eastAsia="Times New Roman" w:hAnsi="Times New Roman" w:cs="Times New Roman"/>
      <w:sz w:val="24"/>
      <w:szCs w:val="20"/>
      <w:lang w:eastAsia="nb-NO"/>
    </w:rPr>
  </w:style>
  <w:style w:type="paragraph" w:styleId="BodyText">
    <w:name w:val="Body Text"/>
    <w:basedOn w:val="Normal"/>
    <w:link w:val="BodyTextChar"/>
    <w:uiPriority w:val="99"/>
    <w:unhideWhenUsed/>
    <w:rsid w:val="001B0243"/>
    <w:pPr>
      <w:spacing w:before="120" w:after="120"/>
    </w:pPr>
    <w:rPr>
      <w:rFonts w:ascii="Times New Roman" w:hAnsi="Times New Roman"/>
    </w:rPr>
  </w:style>
  <w:style w:type="character" w:customStyle="1" w:styleId="BodyTextChar">
    <w:name w:val="Body Text Char"/>
    <w:basedOn w:val="DefaultParagraphFont"/>
    <w:link w:val="BodyText"/>
    <w:uiPriority w:val="99"/>
    <w:rsid w:val="001B0243"/>
    <w:rPr>
      <w:rFonts w:ascii="Times New Roman" w:eastAsia="Times New Roman" w:hAnsi="Times New Roman" w:cs="Times New Roman"/>
      <w:sz w:val="24"/>
      <w:szCs w:val="20"/>
      <w:lang w:eastAsia="nb-NO"/>
    </w:rPr>
  </w:style>
  <w:style w:type="paragraph" w:styleId="BodyTextIndent">
    <w:name w:val="Body Text Indent"/>
    <w:basedOn w:val="Normal"/>
    <w:link w:val="BodyTextIndentChar"/>
    <w:uiPriority w:val="99"/>
    <w:semiHidden/>
    <w:unhideWhenUsed/>
    <w:rsid w:val="001B0243"/>
    <w:pPr>
      <w:spacing w:after="120"/>
      <w:ind w:left="283"/>
    </w:pPr>
  </w:style>
  <w:style w:type="character" w:customStyle="1" w:styleId="BodyTextIndentChar">
    <w:name w:val="Body Text Indent Char"/>
    <w:basedOn w:val="DefaultParagraphFont"/>
    <w:link w:val="BodyTextIndent"/>
    <w:uiPriority w:val="99"/>
    <w:semiHidden/>
    <w:rsid w:val="001B0243"/>
    <w:rPr>
      <w:rFonts w:eastAsia="Times New Roman" w:cs="Times New Roman"/>
      <w:sz w:val="24"/>
      <w:szCs w:val="20"/>
      <w:lang w:eastAsia="nb-NO"/>
    </w:rPr>
  </w:style>
  <w:style w:type="paragraph" w:styleId="BodyTextFirstIndent2">
    <w:name w:val="Body Text First Indent 2"/>
    <w:basedOn w:val="BodyTextIndent"/>
    <w:link w:val="BodyTextFirstIndent2Char"/>
    <w:uiPriority w:val="99"/>
    <w:unhideWhenUsed/>
    <w:rsid w:val="001B0243"/>
    <w:pPr>
      <w:spacing w:before="120"/>
      <w:ind w:left="360" w:firstLine="360"/>
    </w:pPr>
    <w:rPr>
      <w:rFonts w:ascii="Times New Roman" w:hAnsi="Times New Roman"/>
    </w:rPr>
  </w:style>
  <w:style w:type="character" w:customStyle="1" w:styleId="BodyTextFirstIndent2Char">
    <w:name w:val="Body Text First Indent 2 Char"/>
    <w:basedOn w:val="BodyTextIndentChar"/>
    <w:link w:val="BodyTextFirstIndent2"/>
    <w:uiPriority w:val="99"/>
    <w:rsid w:val="001B0243"/>
    <w:rPr>
      <w:rFonts w:ascii="Times New Roman" w:eastAsia="Times New Roman" w:hAnsi="Times New Roman" w:cs="Times New Roman"/>
      <w:sz w:val="24"/>
      <w:szCs w:val="20"/>
      <w:lang w:eastAsia="nb-NO"/>
    </w:rPr>
  </w:style>
  <w:style w:type="paragraph" w:styleId="List2">
    <w:name w:val="List 2"/>
    <w:basedOn w:val="Normal"/>
    <w:uiPriority w:val="99"/>
    <w:unhideWhenUsed/>
    <w:rsid w:val="00850136"/>
    <w:pPr>
      <w:spacing w:before="120" w:after="120"/>
      <w:ind w:left="566" w:hanging="283"/>
      <w:contextualSpacing/>
    </w:pPr>
    <w:rPr>
      <w:rFonts w:ascii="Times New Roman" w:hAnsi="Times New Roman"/>
    </w:rPr>
  </w:style>
  <w:style w:type="paragraph" w:styleId="ListBullet2">
    <w:name w:val="List Bullet 2"/>
    <w:basedOn w:val="Normal"/>
    <w:uiPriority w:val="99"/>
    <w:unhideWhenUsed/>
    <w:rsid w:val="00850136"/>
    <w:pPr>
      <w:numPr>
        <w:numId w:val="13"/>
      </w:numPr>
      <w:spacing w:before="120" w:after="120"/>
      <w:contextualSpacing/>
    </w:pPr>
    <w:rPr>
      <w:rFonts w:ascii="Times New Roman" w:hAnsi="Times New Roman"/>
    </w:rPr>
  </w:style>
  <w:style w:type="paragraph" w:styleId="ListBullet3">
    <w:name w:val="List Bullet 3"/>
    <w:basedOn w:val="Normal"/>
    <w:uiPriority w:val="99"/>
    <w:unhideWhenUsed/>
    <w:rsid w:val="00850136"/>
    <w:pPr>
      <w:numPr>
        <w:numId w:val="14"/>
      </w:numPr>
      <w:spacing w:before="120" w:after="120"/>
      <w:contextualSpacing/>
    </w:pPr>
    <w:rPr>
      <w:rFonts w:ascii="Times New Roman" w:hAnsi="Times New Roman"/>
    </w:rPr>
  </w:style>
  <w:style w:type="paragraph" w:styleId="TOC1">
    <w:name w:val="toc 1"/>
    <w:basedOn w:val="Normal"/>
    <w:next w:val="Normal"/>
    <w:autoRedefine/>
    <w:uiPriority w:val="39"/>
    <w:unhideWhenUsed/>
    <w:rsid w:val="00A57F07"/>
    <w:pPr>
      <w:spacing w:after="100"/>
    </w:pPr>
  </w:style>
  <w:style w:type="paragraph" w:styleId="TOC2">
    <w:name w:val="toc 2"/>
    <w:basedOn w:val="Normal"/>
    <w:next w:val="Normal"/>
    <w:autoRedefine/>
    <w:uiPriority w:val="39"/>
    <w:unhideWhenUsed/>
    <w:rsid w:val="00A57F07"/>
    <w:pPr>
      <w:spacing w:after="100"/>
      <w:ind w:left="240"/>
    </w:pPr>
  </w:style>
  <w:style w:type="paragraph" w:styleId="TOC3">
    <w:name w:val="toc 3"/>
    <w:basedOn w:val="Normal"/>
    <w:next w:val="Normal"/>
    <w:autoRedefine/>
    <w:uiPriority w:val="39"/>
    <w:unhideWhenUsed/>
    <w:rsid w:val="00A57F07"/>
    <w:pPr>
      <w:spacing w:after="100"/>
      <w:ind w:left="480"/>
    </w:pPr>
  </w:style>
  <w:style w:type="character" w:styleId="Hyperlink">
    <w:name w:val="Hyperlink"/>
    <w:basedOn w:val="DefaultParagraphFont"/>
    <w:uiPriority w:val="99"/>
    <w:unhideWhenUsed/>
    <w:rsid w:val="00A57F07"/>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A57F07"/>
    <w:pPr>
      <w:spacing w:after="0"/>
    </w:pPr>
    <w:rPr>
      <w:rFonts w:eastAsia="Times New Roman" w:cs="Times New Roman"/>
      <w:b/>
      <w:bCs/>
      <w:lang w:val="nb-NO" w:eastAsia="nb-NO"/>
    </w:rPr>
  </w:style>
  <w:style w:type="character" w:customStyle="1" w:styleId="CommentSubjectChar">
    <w:name w:val="Comment Subject Char"/>
    <w:basedOn w:val="CommentTextChar"/>
    <w:link w:val="CommentSubject"/>
    <w:uiPriority w:val="99"/>
    <w:semiHidden/>
    <w:rsid w:val="00A57F07"/>
    <w:rPr>
      <w:rFonts w:eastAsia="Times New Roman" w:cs="Times New Roman"/>
      <w:b/>
      <w:bCs/>
      <w:sz w:val="20"/>
      <w:szCs w:val="20"/>
      <w:lang w:val="da-DK" w:eastAsia="nb-NO"/>
    </w:rPr>
  </w:style>
  <w:style w:type="paragraph" w:styleId="Revision">
    <w:name w:val="Revision"/>
    <w:hidden/>
    <w:uiPriority w:val="99"/>
    <w:semiHidden/>
    <w:rsid w:val="00A57F07"/>
    <w:pPr>
      <w:spacing w:after="0" w:line="240" w:lineRule="auto"/>
    </w:pPr>
    <w:rPr>
      <w:rFonts w:eastAsia="Times New Roman" w:cs="Times New Roman"/>
      <w:sz w:val="24"/>
      <w:szCs w:val="20"/>
      <w:lang w:eastAsia="nb-NO"/>
    </w:rPr>
  </w:style>
  <w:style w:type="character" w:styleId="FollowedHyperlink">
    <w:name w:val="FollowedHyperlink"/>
    <w:basedOn w:val="DefaultParagraphFont"/>
    <w:uiPriority w:val="99"/>
    <w:semiHidden/>
    <w:unhideWhenUsed/>
    <w:rsid w:val="00A57F07"/>
    <w:rPr>
      <w:color w:val="954F72" w:themeColor="followedHyperlink"/>
      <w:u w:val="single"/>
    </w:rPr>
  </w:style>
  <w:style w:type="paragraph" w:styleId="TOC4">
    <w:name w:val="toc 4"/>
    <w:basedOn w:val="Normal"/>
    <w:next w:val="Normal"/>
    <w:autoRedefine/>
    <w:uiPriority w:val="39"/>
    <w:unhideWhenUsed/>
    <w:rsid w:val="006B52FE"/>
    <w:pPr>
      <w:spacing w:after="100"/>
      <w:ind w:left="720"/>
    </w:pPr>
  </w:style>
  <w:style w:type="character" w:customStyle="1" w:styleId="NoSpacingChar">
    <w:name w:val="No Spacing Char"/>
    <w:basedOn w:val="DefaultParagraphFont"/>
    <w:link w:val="NoSpacing"/>
    <w:uiPriority w:val="1"/>
    <w:rsid w:val="004C4EE5"/>
    <w:rPr>
      <w:rFonts w:ascii="Times New Roman" w:eastAsia="Times New Roman" w:hAnsi="Times New Roman" w:cs="Times New Roman"/>
      <w:sz w:val="24"/>
      <w:szCs w:val="20"/>
      <w:lang w:eastAsia="nb-NO"/>
    </w:rPr>
  </w:style>
  <w:style w:type="character" w:customStyle="1" w:styleId="Ulstomtale1">
    <w:name w:val="Uløst omtale1"/>
    <w:basedOn w:val="DefaultParagraphFont"/>
    <w:uiPriority w:val="99"/>
    <w:semiHidden/>
    <w:unhideWhenUsed/>
    <w:rsid w:val="007A48D4"/>
    <w:rPr>
      <w:color w:val="605E5C"/>
      <w:shd w:val="clear" w:color="auto" w:fill="E1DFDD"/>
    </w:rPr>
  </w:style>
  <w:style w:type="table" w:styleId="TableGrid">
    <w:name w:val="Table Grid"/>
    <w:basedOn w:val="TableNormal"/>
    <w:uiPriority w:val="39"/>
    <w:rsid w:val="003B1E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4925825">
      <w:bodyDiv w:val="1"/>
      <w:marLeft w:val="0"/>
      <w:marRight w:val="0"/>
      <w:marTop w:val="0"/>
      <w:marBottom w:val="0"/>
      <w:divBdr>
        <w:top w:val="none" w:sz="0" w:space="0" w:color="auto"/>
        <w:left w:val="none" w:sz="0" w:space="0" w:color="auto"/>
        <w:bottom w:val="none" w:sz="0" w:space="0" w:color="auto"/>
        <w:right w:val="none" w:sz="0" w:space="0" w:color="auto"/>
      </w:divBdr>
    </w:div>
    <w:div w:id="2146389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kument" ma:contentTypeID="0x010100D2708C91B17B9B4B900A54557596C73C" ma:contentTypeVersion="13" ma:contentTypeDescription="Opprett et nytt dokument." ma:contentTypeScope="" ma:versionID="f141e9e8d39f870ec2e6ef44bc39a2b8">
  <xsd:schema xmlns:xsd="http://www.w3.org/2001/XMLSchema" xmlns:xs="http://www.w3.org/2001/XMLSchema" xmlns:p="http://schemas.microsoft.com/office/2006/metadata/properties" xmlns:ns2="beae3e8e-208c-4b8a-be05-3e30f474ae01" xmlns:ns3="ae0bccca-83f7-48f6-8075-9614aef82b5e" targetNamespace="http://schemas.microsoft.com/office/2006/metadata/properties" ma:root="true" ma:fieldsID="119e90e4366e577ec59ec9adb7bb5bd6" ns2:_="" ns3:_="">
    <xsd:import namespace="beae3e8e-208c-4b8a-be05-3e30f474ae01"/>
    <xsd:import namespace="ae0bccca-83f7-48f6-8075-9614aef82b5e"/>
    <xsd:element name="properties">
      <xsd:complexType>
        <xsd:sequence>
          <xsd:element name="documentManagement">
            <xsd:complexType>
              <xsd:all>
                <xsd:element ref="ns2:h491b3e5757f4a00a7c25d6edb0ba887" minOccurs="0"/>
                <xsd:element ref="ns2:TaxCatchAll" minOccurs="0"/>
                <xsd:element ref="ns2:TaxCatchAllLabel" minOccurs="0"/>
                <xsd:element ref="ns2:Sak_x0020_Mime_x0020_360" minOccurs="0"/>
                <xsd:element ref="ns2:mdd69e788dc1498dbcc1a53e4b12ec9a" minOccurs="0"/>
                <xsd:element ref="ns2:m3df137df2ca43aeb5a0ac4f577ac654" minOccurs="0"/>
                <xsd:element ref="ns2:Status_x005f_x0020_journalf_x005f_x00f8_ring"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lcf76f155ced4ddcb4097134ff3c332f"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ae3e8e-208c-4b8a-be05-3e30f474ae01" elementFormDefault="qualified">
    <xsd:import namespace="http://schemas.microsoft.com/office/2006/documentManagement/types"/>
    <xsd:import namespace="http://schemas.microsoft.com/office/infopath/2007/PartnerControls"/>
    <xsd:element name="h491b3e5757f4a00a7c25d6edb0ba887" ma:index="8" nillable="true" ma:taxonomy="true" ma:internalName="h491b3e5757f4a00a7c25d6edb0ba887" ma:taxonomyFieldName="Organisasjonsenhet" ma:displayName="Organisasjonsenhet" ma:default="" ma:fieldId="{1491b3e5-757f-4a00-a7c2-5d6edb0ba887}" ma:taxonomyMulti="true" ma:sspId="4c297bfe-2ddf-49c0-b48d-5e3f9de3295d" ma:termSetId="b03cc634-47d7-450d-b53d-2863e925e78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0f62d3ff-b749-4af9-b996-1a2f8e84d56e}" ma:internalName="TaxCatchAll" ma:showField="CatchAllData" ma:web="42e58d5f-8804-4246-aa6d-d73046cbb079">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0f62d3ff-b749-4af9-b996-1a2f8e84d56e}" ma:internalName="TaxCatchAllLabel" ma:readOnly="true" ma:showField="CatchAllDataLabel" ma:web="42e58d5f-8804-4246-aa6d-d73046cbb079">
      <xsd:complexType>
        <xsd:complexContent>
          <xsd:extension base="dms:MultiChoiceLookup">
            <xsd:sequence>
              <xsd:element name="Value" type="dms:Lookup" maxOccurs="unbounded" minOccurs="0" nillable="true"/>
            </xsd:sequence>
          </xsd:extension>
        </xsd:complexContent>
      </xsd:complexType>
    </xsd:element>
    <xsd:element name="Sak_x0020_Mime_x0020_360" ma:index="12" nillable="true" ma:displayName="Sak Mime 360" ma:format="Hyperlink" ma:internalName="Sak_x0020_Mime_x0020_360">
      <xsd:complexType>
        <xsd:complexContent>
          <xsd:extension base="dms:URL">
            <xsd:sequence>
              <xsd:element name="Url" type="dms:ValidUrl" minOccurs="0" nillable="true"/>
              <xsd:element name="Description" type="xsd:string" nillable="true"/>
            </xsd:sequence>
          </xsd:extension>
        </xsd:complexContent>
      </xsd:complexType>
    </xsd:element>
    <xsd:element name="mdd69e788dc1498dbcc1a53e4b12ec9a" ma:index="13" nillable="true" ma:taxonomy="true" ma:internalName="mdd69e788dc1498dbcc1a53e4b12ec9a" ma:taxonomyFieldName="Dokumentstatus" ma:displayName="Dokumentstatus" ma:default="1;#Under arbeid|f39d8bcc-2a80-4417-a67a-9134b0a418c4" ma:fieldId="{6dd69e78-8dc1-498d-bcc1-a53e4b12ec9a}" ma:sspId="4c297bfe-2ddf-49c0-b48d-5e3f9de3295d" ma:termSetId="79c2f50f-9c9d-4b9a-9024-7430fd4a1c78" ma:anchorId="00000000-0000-0000-0000-000000000000" ma:open="false" ma:isKeyword="false">
      <xsd:complexType>
        <xsd:sequence>
          <xsd:element ref="pc:Terms" minOccurs="0" maxOccurs="1"/>
        </xsd:sequence>
      </xsd:complexType>
    </xsd:element>
    <xsd:element name="m3df137df2ca43aeb5a0ac4f577ac654" ma:index="15" nillable="true" ma:taxonomy="true" ma:internalName="m3df137df2ca43aeb5a0ac4f577ac654" ma:taxonomyFieldName="Prosessomr_x00e5_der" ma:displayName="Prosessområder" ma:default="" ma:fieldId="{63df137d-f2ca-43ae-b5a0-ac4f577ac654}" ma:sspId="4c297bfe-2ddf-49c0-b48d-5e3f9de3295d" ma:termSetId="2583bc30-ab2c-419c-b519-aebcd66245c1" ma:anchorId="00000000-0000-0000-0000-000000000000" ma:open="false" ma:isKeyword="false">
      <xsd:complexType>
        <xsd:sequence>
          <xsd:element ref="pc:Terms" minOccurs="0" maxOccurs="1"/>
        </xsd:sequence>
      </xsd:complexType>
    </xsd:element>
    <xsd:element name="Status_x005f_x0020_journalf_x005f_x00f8_ring" ma:index="17" nillable="true" ma:displayName="Status journalføring" ma:internalName="Status_x0020_journalf_x00f8_rin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e0bccca-83f7-48f6-8075-9614aef82b5e" elementFormDefault="qualified">
    <xsd:import namespace="http://schemas.microsoft.com/office/2006/documentManagement/types"/>
    <xsd:import namespace="http://schemas.microsoft.com/office/infopath/2007/PartnerControls"/>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lcf76f155ced4ddcb4097134ff3c332f" ma:index="24" nillable="true" ma:taxonomy="true" ma:internalName="lcf76f155ced4ddcb4097134ff3c332f" ma:taxonomyFieldName="MediaServiceImageTags" ma:displayName="Bildemerkelapper" ma:readOnly="false" ma:fieldId="{5cf76f15-5ced-4ddc-b409-7134ff3c332f}" ma:taxonomyMulti="true" ma:sspId="4c297bfe-2ddf-49c0-b48d-5e3f9de3295d" ma:termSetId="09814cd3-568e-fe90-9814-8d621ff8fb84" ma:anchorId="fba54fb3-c3e1-fe81-a776-ca4b69148c4d" ma:open="true" ma:isKeyword="false">
      <xsd:complexType>
        <xsd:sequence>
          <xsd:element ref="pc:Terms" minOccurs="0" maxOccurs="1"/>
        </xsd:sequence>
      </xsd:complexType>
    </xsd:element>
    <xsd:element name="MediaServiceOCR" ma:index="25" nillable="true" ma:displayName="Extracted Text" ma:internalName="MediaServiceOCR" ma:readOnly="true">
      <xsd:simpleType>
        <xsd:restriction base="dms:Note">
          <xsd:maxLength value="255"/>
        </xsd:restriction>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h491b3e5757f4a00a7c25d6edb0ba887 xmlns="beae3e8e-208c-4b8a-be05-3e30f474ae01">
      <Terms xmlns="http://schemas.microsoft.com/office/infopath/2007/PartnerControls"/>
    </h491b3e5757f4a00a7c25d6edb0ba887>
    <mdd69e788dc1498dbcc1a53e4b12ec9a xmlns="beae3e8e-208c-4b8a-be05-3e30f474ae01">
      <Terms xmlns="http://schemas.microsoft.com/office/infopath/2007/PartnerControls">
        <TermInfo xmlns="http://schemas.microsoft.com/office/infopath/2007/PartnerControls">
          <TermName xmlns="http://schemas.microsoft.com/office/infopath/2007/PartnerControls">Under arbeid</TermName>
          <TermId xmlns="http://schemas.microsoft.com/office/infopath/2007/PartnerControls">f39d8bcc-2a80-4417-a67a-9134b0a418c4</TermId>
        </TermInfo>
      </Terms>
    </mdd69e788dc1498dbcc1a53e4b12ec9a>
    <Status_x005f_x0020_journalf_x005f_x00f8_ring xmlns="beae3e8e-208c-4b8a-be05-3e30f474ae01" xsi:nil="true"/>
    <lcf76f155ced4ddcb4097134ff3c332f xmlns="ae0bccca-83f7-48f6-8075-9614aef82b5e">
      <Terms xmlns="http://schemas.microsoft.com/office/infopath/2007/PartnerControls"/>
    </lcf76f155ced4ddcb4097134ff3c332f>
    <TaxCatchAll xmlns="beae3e8e-208c-4b8a-be05-3e30f474ae01">
      <Value>1</Value>
    </TaxCatchAll>
    <Sak_x0020_Mime_x0020_360 xmlns="beae3e8e-208c-4b8a-be05-3e30f474ae01">
      <Url xsi:nil="true"/>
      <Description xsi:nil="true"/>
    </Sak_x0020_Mime_x0020_360>
    <m3df137df2ca43aeb5a0ac4f577ac654 xmlns="beae3e8e-208c-4b8a-be05-3e30f474ae01">
      <Terms xmlns="http://schemas.microsoft.com/office/infopath/2007/PartnerControls"/>
    </m3df137df2ca43aeb5a0ac4f577ac654>
  </documentManagement>
</p:properties>
</file>

<file path=customXml/item5.xml><?xml version="1.0" encoding="utf-8"?>
<?mso-contentType ?>
<SharedContentType xmlns="Microsoft.SharePoint.Taxonomy.ContentTypeSync" SourceId="4c297bfe-2ddf-49c0-b48d-5e3f9de3295d" ContentTypeId="0x0101" PreviousValue="false"/>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075BA19-4A9E-4822-A16A-DA84DCF391F1}">
  <ds:schemaRefs>
    <ds:schemaRef ds:uri="http://schemas.openxmlformats.org/officeDocument/2006/bibliography"/>
  </ds:schemaRefs>
</ds:datastoreItem>
</file>

<file path=customXml/itemProps3.xml><?xml version="1.0" encoding="utf-8"?>
<ds:datastoreItem xmlns:ds="http://schemas.openxmlformats.org/officeDocument/2006/customXml" ds:itemID="{E024C520-D25E-419C-8A70-528E088B70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ae3e8e-208c-4b8a-be05-3e30f474ae01"/>
    <ds:schemaRef ds:uri="ae0bccca-83f7-48f6-8075-9614aef82b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82AF41-58E7-48AF-9C60-F0292C11C067}">
  <ds:schemaRefs>
    <ds:schemaRef ds:uri="http://schemas.microsoft.com/office/2006/metadata/properties"/>
    <ds:schemaRef ds:uri="http://schemas.microsoft.com/office/infopath/2007/PartnerControls"/>
    <ds:schemaRef ds:uri="beae3e8e-208c-4b8a-be05-3e30f474ae01"/>
    <ds:schemaRef ds:uri="ae0bccca-83f7-48f6-8075-9614aef82b5e"/>
  </ds:schemaRefs>
</ds:datastoreItem>
</file>

<file path=customXml/itemProps5.xml><?xml version="1.0" encoding="utf-8"?>
<ds:datastoreItem xmlns:ds="http://schemas.openxmlformats.org/officeDocument/2006/customXml" ds:itemID="{4C9287AF-4E72-4229-93B4-0FC9CB4090CD}">
  <ds:schemaRefs>
    <ds:schemaRef ds:uri="Microsoft.SharePoint.Taxonomy.ContentTypeSync"/>
  </ds:schemaRefs>
</ds:datastoreItem>
</file>

<file path=customXml/itemProps6.xml><?xml version="1.0" encoding="utf-8"?>
<ds:datastoreItem xmlns:ds="http://schemas.openxmlformats.org/officeDocument/2006/customXml" ds:itemID="{60044FB5-E7B5-41AB-B3F0-1782F6DCF88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2323</Words>
  <Characters>13244</Characters>
  <Application>Microsoft Office Word</Application>
  <DocSecurity>4</DocSecurity>
  <Lines>110</Lines>
  <Paragraphs>31</Paragraphs>
  <ScaleCrop>false</ScaleCrop>
  <Company/>
  <LinksUpToDate>false</LinksUpToDate>
  <CharactersWithSpaces>15536</CharactersWithSpaces>
  <SharedDoc>false</SharedDoc>
  <HLinks>
    <vt:vector size="126" baseType="variant">
      <vt:variant>
        <vt:i4>1245232</vt:i4>
      </vt:variant>
      <vt:variant>
        <vt:i4>122</vt:i4>
      </vt:variant>
      <vt:variant>
        <vt:i4>0</vt:i4>
      </vt:variant>
      <vt:variant>
        <vt:i4>5</vt:i4>
      </vt:variant>
      <vt:variant>
        <vt:lpwstr/>
      </vt:variant>
      <vt:variant>
        <vt:lpwstr>_Toc192247788</vt:lpwstr>
      </vt:variant>
      <vt:variant>
        <vt:i4>1245232</vt:i4>
      </vt:variant>
      <vt:variant>
        <vt:i4>116</vt:i4>
      </vt:variant>
      <vt:variant>
        <vt:i4>0</vt:i4>
      </vt:variant>
      <vt:variant>
        <vt:i4>5</vt:i4>
      </vt:variant>
      <vt:variant>
        <vt:lpwstr/>
      </vt:variant>
      <vt:variant>
        <vt:lpwstr>_Toc192247787</vt:lpwstr>
      </vt:variant>
      <vt:variant>
        <vt:i4>1245232</vt:i4>
      </vt:variant>
      <vt:variant>
        <vt:i4>110</vt:i4>
      </vt:variant>
      <vt:variant>
        <vt:i4>0</vt:i4>
      </vt:variant>
      <vt:variant>
        <vt:i4>5</vt:i4>
      </vt:variant>
      <vt:variant>
        <vt:lpwstr/>
      </vt:variant>
      <vt:variant>
        <vt:lpwstr>_Toc192247786</vt:lpwstr>
      </vt:variant>
      <vt:variant>
        <vt:i4>1245232</vt:i4>
      </vt:variant>
      <vt:variant>
        <vt:i4>104</vt:i4>
      </vt:variant>
      <vt:variant>
        <vt:i4>0</vt:i4>
      </vt:variant>
      <vt:variant>
        <vt:i4>5</vt:i4>
      </vt:variant>
      <vt:variant>
        <vt:lpwstr/>
      </vt:variant>
      <vt:variant>
        <vt:lpwstr>_Toc192247785</vt:lpwstr>
      </vt:variant>
      <vt:variant>
        <vt:i4>1245232</vt:i4>
      </vt:variant>
      <vt:variant>
        <vt:i4>98</vt:i4>
      </vt:variant>
      <vt:variant>
        <vt:i4>0</vt:i4>
      </vt:variant>
      <vt:variant>
        <vt:i4>5</vt:i4>
      </vt:variant>
      <vt:variant>
        <vt:lpwstr/>
      </vt:variant>
      <vt:variant>
        <vt:lpwstr>_Toc192247784</vt:lpwstr>
      </vt:variant>
      <vt:variant>
        <vt:i4>1245232</vt:i4>
      </vt:variant>
      <vt:variant>
        <vt:i4>92</vt:i4>
      </vt:variant>
      <vt:variant>
        <vt:i4>0</vt:i4>
      </vt:variant>
      <vt:variant>
        <vt:i4>5</vt:i4>
      </vt:variant>
      <vt:variant>
        <vt:lpwstr/>
      </vt:variant>
      <vt:variant>
        <vt:lpwstr>_Toc192247783</vt:lpwstr>
      </vt:variant>
      <vt:variant>
        <vt:i4>1245232</vt:i4>
      </vt:variant>
      <vt:variant>
        <vt:i4>86</vt:i4>
      </vt:variant>
      <vt:variant>
        <vt:i4>0</vt:i4>
      </vt:variant>
      <vt:variant>
        <vt:i4>5</vt:i4>
      </vt:variant>
      <vt:variant>
        <vt:lpwstr/>
      </vt:variant>
      <vt:variant>
        <vt:lpwstr>_Toc192247782</vt:lpwstr>
      </vt:variant>
      <vt:variant>
        <vt:i4>1245232</vt:i4>
      </vt:variant>
      <vt:variant>
        <vt:i4>80</vt:i4>
      </vt:variant>
      <vt:variant>
        <vt:i4>0</vt:i4>
      </vt:variant>
      <vt:variant>
        <vt:i4>5</vt:i4>
      </vt:variant>
      <vt:variant>
        <vt:lpwstr/>
      </vt:variant>
      <vt:variant>
        <vt:lpwstr>_Toc192247781</vt:lpwstr>
      </vt:variant>
      <vt:variant>
        <vt:i4>1245232</vt:i4>
      </vt:variant>
      <vt:variant>
        <vt:i4>74</vt:i4>
      </vt:variant>
      <vt:variant>
        <vt:i4>0</vt:i4>
      </vt:variant>
      <vt:variant>
        <vt:i4>5</vt:i4>
      </vt:variant>
      <vt:variant>
        <vt:lpwstr/>
      </vt:variant>
      <vt:variant>
        <vt:lpwstr>_Toc192247780</vt:lpwstr>
      </vt:variant>
      <vt:variant>
        <vt:i4>1835056</vt:i4>
      </vt:variant>
      <vt:variant>
        <vt:i4>68</vt:i4>
      </vt:variant>
      <vt:variant>
        <vt:i4>0</vt:i4>
      </vt:variant>
      <vt:variant>
        <vt:i4>5</vt:i4>
      </vt:variant>
      <vt:variant>
        <vt:lpwstr/>
      </vt:variant>
      <vt:variant>
        <vt:lpwstr>_Toc192247779</vt:lpwstr>
      </vt:variant>
      <vt:variant>
        <vt:i4>1835056</vt:i4>
      </vt:variant>
      <vt:variant>
        <vt:i4>62</vt:i4>
      </vt:variant>
      <vt:variant>
        <vt:i4>0</vt:i4>
      </vt:variant>
      <vt:variant>
        <vt:i4>5</vt:i4>
      </vt:variant>
      <vt:variant>
        <vt:lpwstr/>
      </vt:variant>
      <vt:variant>
        <vt:lpwstr>_Toc192247778</vt:lpwstr>
      </vt:variant>
      <vt:variant>
        <vt:i4>1835056</vt:i4>
      </vt:variant>
      <vt:variant>
        <vt:i4>56</vt:i4>
      </vt:variant>
      <vt:variant>
        <vt:i4>0</vt:i4>
      </vt:variant>
      <vt:variant>
        <vt:i4>5</vt:i4>
      </vt:variant>
      <vt:variant>
        <vt:lpwstr/>
      </vt:variant>
      <vt:variant>
        <vt:lpwstr>_Toc192247777</vt:lpwstr>
      </vt:variant>
      <vt:variant>
        <vt:i4>1835056</vt:i4>
      </vt:variant>
      <vt:variant>
        <vt:i4>50</vt:i4>
      </vt:variant>
      <vt:variant>
        <vt:i4>0</vt:i4>
      </vt:variant>
      <vt:variant>
        <vt:i4>5</vt:i4>
      </vt:variant>
      <vt:variant>
        <vt:lpwstr/>
      </vt:variant>
      <vt:variant>
        <vt:lpwstr>_Toc192247776</vt:lpwstr>
      </vt:variant>
      <vt:variant>
        <vt:i4>1835056</vt:i4>
      </vt:variant>
      <vt:variant>
        <vt:i4>44</vt:i4>
      </vt:variant>
      <vt:variant>
        <vt:i4>0</vt:i4>
      </vt:variant>
      <vt:variant>
        <vt:i4>5</vt:i4>
      </vt:variant>
      <vt:variant>
        <vt:lpwstr/>
      </vt:variant>
      <vt:variant>
        <vt:lpwstr>_Toc192247775</vt:lpwstr>
      </vt:variant>
      <vt:variant>
        <vt:i4>1835056</vt:i4>
      </vt:variant>
      <vt:variant>
        <vt:i4>38</vt:i4>
      </vt:variant>
      <vt:variant>
        <vt:i4>0</vt:i4>
      </vt:variant>
      <vt:variant>
        <vt:i4>5</vt:i4>
      </vt:variant>
      <vt:variant>
        <vt:lpwstr/>
      </vt:variant>
      <vt:variant>
        <vt:lpwstr>_Toc192247774</vt:lpwstr>
      </vt:variant>
      <vt:variant>
        <vt:i4>1835056</vt:i4>
      </vt:variant>
      <vt:variant>
        <vt:i4>32</vt:i4>
      </vt:variant>
      <vt:variant>
        <vt:i4>0</vt:i4>
      </vt:variant>
      <vt:variant>
        <vt:i4>5</vt:i4>
      </vt:variant>
      <vt:variant>
        <vt:lpwstr/>
      </vt:variant>
      <vt:variant>
        <vt:lpwstr>_Toc192247773</vt:lpwstr>
      </vt:variant>
      <vt:variant>
        <vt:i4>1835056</vt:i4>
      </vt:variant>
      <vt:variant>
        <vt:i4>26</vt:i4>
      </vt:variant>
      <vt:variant>
        <vt:i4>0</vt:i4>
      </vt:variant>
      <vt:variant>
        <vt:i4>5</vt:i4>
      </vt:variant>
      <vt:variant>
        <vt:lpwstr/>
      </vt:variant>
      <vt:variant>
        <vt:lpwstr>_Toc192247772</vt:lpwstr>
      </vt:variant>
      <vt:variant>
        <vt:i4>1835056</vt:i4>
      </vt:variant>
      <vt:variant>
        <vt:i4>20</vt:i4>
      </vt:variant>
      <vt:variant>
        <vt:i4>0</vt:i4>
      </vt:variant>
      <vt:variant>
        <vt:i4>5</vt:i4>
      </vt:variant>
      <vt:variant>
        <vt:lpwstr/>
      </vt:variant>
      <vt:variant>
        <vt:lpwstr>_Toc192247771</vt:lpwstr>
      </vt:variant>
      <vt:variant>
        <vt:i4>1835056</vt:i4>
      </vt:variant>
      <vt:variant>
        <vt:i4>14</vt:i4>
      </vt:variant>
      <vt:variant>
        <vt:i4>0</vt:i4>
      </vt:variant>
      <vt:variant>
        <vt:i4>5</vt:i4>
      </vt:variant>
      <vt:variant>
        <vt:lpwstr/>
      </vt:variant>
      <vt:variant>
        <vt:lpwstr>_Toc192247770</vt:lpwstr>
      </vt:variant>
      <vt:variant>
        <vt:i4>1900592</vt:i4>
      </vt:variant>
      <vt:variant>
        <vt:i4>8</vt:i4>
      </vt:variant>
      <vt:variant>
        <vt:i4>0</vt:i4>
      </vt:variant>
      <vt:variant>
        <vt:i4>5</vt:i4>
      </vt:variant>
      <vt:variant>
        <vt:lpwstr/>
      </vt:variant>
      <vt:variant>
        <vt:lpwstr>_Toc192247769</vt:lpwstr>
      </vt:variant>
      <vt:variant>
        <vt:i4>1900592</vt:i4>
      </vt:variant>
      <vt:variant>
        <vt:i4>2</vt:i4>
      </vt:variant>
      <vt:variant>
        <vt:i4>0</vt:i4>
      </vt:variant>
      <vt:variant>
        <vt:i4>5</vt:i4>
      </vt:variant>
      <vt:variant>
        <vt:lpwstr/>
      </vt:variant>
      <vt:variant>
        <vt:lpwstr>_Toc192247768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7</cp:revision>
  <dcterms:created xsi:type="dcterms:W3CDTF">2026-02-19T17:33:00Z</dcterms:created>
  <dcterms:modified xsi:type="dcterms:W3CDTF">2026-02-20T12:45:00Z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MSIP_Label_86eae731-f11e-4017-952e-3dce43580afc_Removed">
    <vt:lpwstr>False</vt:lpwstr>
  </property>
  <property fmtid="{D5CDD505-2E9C-101B-9397-08002B2CF9AE}" pid="3" name="MSIP_Label_86eae731-f11e-4017-952e-3dce43580afc_ActionId">
    <vt:lpwstr>5422724b-34d7-490a-ae0a-bc90e7ef59de</vt:lpwstr>
  </property>
  <property fmtid="{D5CDD505-2E9C-101B-9397-08002B2CF9AE}" pid="4" name="MSIP_Label_86eae731-f11e-4017-952e-3dce43580afc_Name">
    <vt:lpwstr>Public-new</vt:lpwstr>
  </property>
  <property fmtid="{D5CDD505-2E9C-101B-9397-08002B2CF9AE}" pid="5" name="MSIP_Label_86eae731-f11e-4017-952e-3dce43580afc_SetDate">
    <vt:lpwstr>2026-02-25T09:50:10Z</vt:lpwstr>
  </property>
  <property fmtid="{D5CDD505-2E9C-101B-9397-08002B2CF9AE}" pid="6" name="MSIP_Label_86eae731-f11e-4017-952e-3dce43580afc_SiteId">
    <vt:lpwstr>38856954-ed55-49f7-8bdd-738ffbbfd390</vt:lpwstr>
  </property>
  <property fmtid="{D5CDD505-2E9C-101B-9397-08002B2CF9AE}" pid="7" name="MSIP_Label_86eae731-f11e-4017-952e-3dce43580afc_Enabled">
    <vt:lpwstr>True</vt:lpwstr>
  </property>
  <property fmtid="{D5CDD505-2E9C-101B-9397-08002B2CF9AE}" pid="8" name="MediaServiceImageTags">
    <vt:lpwstr/>
  </property>
  <property fmtid="{D5CDD505-2E9C-101B-9397-08002B2CF9AE}" pid="9" name="ContentTypeId">
    <vt:lpwstr>0x010100D2708C91B17B9B4B900A54557596C73C</vt:lpwstr>
  </property>
  <property fmtid="{D5CDD505-2E9C-101B-9397-08002B2CF9AE}" pid="10" name="Prosessomr_x00e5_der">
    <vt:lpwstr/>
  </property>
  <property fmtid="{D5CDD505-2E9C-101B-9397-08002B2CF9AE}" pid="11" name="Dokumentstatus">
    <vt:lpwstr>1;#Under arbeid|f39d8bcc-2a80-4417-a67a-9134b0a418c4</vt:lpwstr>
  </property>
  <property fmtid="{D5CDD505-2E9C-101B-9397-08002B2CF9AE}" pid="12" name="Prosessområder">
    <vt:lpwstr/>
  </property>
  <property fmtid="{D5CDD505-2E9C-101B-9397-08002B2CF9AE}" pid="13" name="Organisasjonsenhet">
    <vt:lpwstr/>
  </property>
  <property fmtid="{D5CDD505-2E9C-101B-9397-08002B2CF9AE}" pid="14" name="docLang">
    <vt:lpwstr>nb</vt:lpwstr>
  </property>
  <property fmtid="{D5CDD505-2E9C-101B-9397-08002B2CF9AE}" pid="15" name="MSIP_Label_86eae731-f11e-4017-952e-3dce43580afc_Extended_MSFT_Method">
    <vt:lpwstr>Privileged</vt:lpwstr>
  </property>
  <property fmtid="{D5CDD505-2E9C-101B-9397-08002B2CF9AE}" pid="16" name="Sensitivity">
    <vt:lpwstr>Public-new</vt:lpwstr>
  </property>
</Properties>
</file>